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0521" w14:textId="77777777" w:rsidR="00BE0CE4" w:rsidRDefault="00BE0CE4" w:rsidP="00AD03C0">
      <w:pPr>
        <w:jc w:val="center"/>
      </w:pPr>
    </w:p>
    <w:p w14:paraId="445BF4DE" w14:textId="77777777" w:rsidR="00BE0CE4" w:rsidRDefault="00BE0CE4" w:rsidP="00AD03C0">
      <w:pPr>
        <w:jc w:val="center"/>
      </w:pPr>
    </w:p>
    <w:p w14:paraId="6CC81CCE" w14:textId="77777777" w:rsidR="00BE0CE4" w:rsidRDefault="00BE0CE4" w:rsidP="00AD03C0">
      <w:pPr>
        <w:jc w:val="center"/>
      </w:pPr>
    </w:p>
    <w:p w14:paraId="07160E0E" w14:textId="77777777" w:rsidR="00BE0CE4" w:rsidRDefault="00BE0CE4" w:rsidP="00AD03C0">
      <w:pPr>
        <w:jc w:val="center"/>
      </w:pPr>
    </w:p>
    <w:p w14:paraId="2D49E192" w14:textId="54060C63" w:rsidR="00AD03C0" w:rsidRDefault="00AD03C0" w:rsidP="00AD03C0">
      <w:pPr>
        <w:jc w:val="center"/>
      </w:pPr>
      <w:r>
        <w:object w:dxaOrig="4776" w:dyaOrig="792" w14:anchorId="5B497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65pt;height:40pt" o:ole="">
            <v:imagedata r:id="rId8" o:title=""/>
          </v:shape>
          <o:OLEObject Type="Embed" ProgID="CorelDRAW.Graphic.11" ShapeID="_x0000_i1025" DrawAspect="Content" ObjectID="_1723025200" r:id="rId9"/>
        </w:object>
      </w:r>
    </w:p>
    <w:p w14:paraId="21393811" w14:textId="77777777" w:rsidR="00AD03C0" w:rsidRDefault="00AD03C0" w:rsidP="00BE0CE4"/>
    <w:p w14:paraId="2B289E8C" w14:textId="2DD046FD" w:rsidR="00AD03C0" w:rsidRDefault="00AD03C0" w:rsidP="00AD03C0">
      <w:pPr>
        <w:jc w:val="center"/>
        <w:rPr>
          <w:rFonts w:eastAsia="黑体"/>
          <w:bCs/>
          <w:sz w:val="48"/>
          <w:szCs w:val="48"/>
        </w:rPr>
      </w:pPr>
      <w:r>
        <w:rPr>
          <w:rFonts w:eastAsia="黑体" w:hint="eastAsia"/>
          <w:bCs/>
          <w:sz w:val="48"/>
          <w:szCs w:val="48"/>
        </w:rPr>
        <w:t>本科生毕业论文</w:t>
      </w:r>
    </w:p>
    <w:p w14:paraId="50572771" w14:textId="77777777" w:rsidR="00AD03C0" w:rsidRDefault="00AD03C0" w:rsidP="00AD03C0">
      <w:pPr>
        <w:jc w:val="center"/>
        <w:rPr>
          <w:rFonts w:eastAsia="黑体"/>
          <w:bCs/>
          <w:szCs w:val="21"/>
        </w:rPr>
      </w:pPr>
    </w:p>
    <w:p w14:paraId="3A90F7F0" w14:textId="77777777" w:rsidR="00AD03C0" w:rsidRDefault="00AD03C0" w:rsidP="00AD03C0">
      <w:pPr>
        <w:jc w:val="center"/>
        <w:rPr>
          <w:rFonts w:eastAsia="黑体"/>
          <w:b/>
          <w:sz w:val="84"/>
          <w:szCs w:val="84"/>
        </w:rPr>
      </w:pPr>
      <w:r>
        <w:rPr>
          <w:b/>
          <w:bCs/>
          <w:noProof/>
          <w:sz w:val="24"/>
          <w:szCs w:val="28"/>
        </w:rPr>
        <w:drawing>
          <wp:inline distT="0" distB="0" distL="0" distR="0" wp14:anchorId="65DA0DE5" wp14:editId="7953F9E8">
            <wp:extent cx="1000125" cy="990600"/>
            <wp:effectExtent l="0" t="0" r="9525" b="0"/>
            <wp:docPr id="1" name="图片 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66847C84" w14:textId="77777777" w:rsidR="00AD03C0" w:rsidRDefault="00AD03C0" w:rsidP="00AD03C0">
      <w:pPr>
        <w:jc w:val="center"/>
        <w:rPr>
          <w:rFonts w:eastAsia="黑体"/>
          <w:b/>
          <w:sz w:val="28"/>
        </w:rPr>
      </w:pPr>
    </w:p>
    <w:p w14:paraId="03A9B4FD" w14:textId="77777777" w:rsidR="00AD03C0" w:rsidRDefault="00AD03C0" w:rsidP="00AD03C0">
      <w:pPr>
        <w:rPr>
          <w:rFonts w:eastAsia="黑体"/>
          <w:b/>
          <w:sz w:val="28"/>
        </w:rPr>
      </w:pPr>
      <w:r>
        <w:rPr>
          <w:rFonts w:eastAsia="黑体"/>
          <w:b/>
          <w:sz w:val="28"/>
        </w:rPr>
        <w:t xml:space="preserve">   </w:t>
      </w:r>
    </w:p>
    <w:p w14:paraId="20910A01" w14:textId="74CAA633" w:rsidR="00AD03C0" w:rsidRDefault="0024005A" w:rsidP="00AD03C0">
      <w:pPr>
        <w:rPr>
          <w:b/>
          <w:sz w:val="32"/>
        </w:rPr>
      </w:pPr>
      <w:r>
        <w:rPr>
          <w:noProof/>
        </w:rPr>
        <mc:AlternateContent>
          <mc:Choice Requires="wps">
            <w:drawing>
              <wp:anchor distT="0" distB="0" distL="114300" distR="114300" simplePos="0" relativeHeight="251660288" behindDoc="0" locked="0" layoutInCell="0" allowOverlap="1" wp14:anchorId="25A732D1" wp14:editId="14B51B99">
                <wp:simplePos x="0" y="0"/>
                <wp:positionH relativeFrom="column">
                  <wp:posOffset>1383665</wp:posOffset>
                </wp:positionH>
                <wp:positionV relativeFrom="paragraph">
                  <wp:posOffset>392853</wp:posOffset>
                </wp:positionV>
                <wp:extent cx="4081357"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1357" cy="0"/>
                        </a:xfrm>
                        <a:prstGeom prst="line">
                          <a:avLst/>
                        </a:prstGeom>
                        <a:noFill/>
                        <a:ln w="9525">
                          <a:solidFill>
                            <a:srgbClr val="000000"/>
                          </a:solidFill>
                          <a:round/>
                        </a:ln>
                      </wps:spPr>
                      <wps:bodyPr/>
                    </wps:wsp>
                  </a:graphicData>
                </a:graphic>
                <wp14:sizeRelH relativeFrom="margin">
                  <wp14:pctWidth>0</wp14:pctWidth>
                </wp14:sizeRelH>
              </wp:anchor>
            </w:drawing>
          </mc:Choice>
          <mc:Fallback>
            <w:pict>
              <v:line w14:anchorId="2619EB1C" id="直接连接符 7"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95pt,30.95pt" to="430.3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" o:allowincell="f"/>
            </w:pict>
          </mc:Fallback>
        </mc:AlternateContent>
      </w:r>
      <w:r w:rsidR="00AD03C0">
        <w:rPr>
          <w:rFonts w:eastAsia="黑体"/>
          <w:b/>
          <w:sz w:val="28"/>
        </w:rPr>
        <w:t xml:space="preserve"> </w:t>
      </w:r>
      <w:r w:rsidR="00AD03C0">
        <w:rPr>
          <w:b/>
          <w:sz w:val="28"/>
        </w:rPr>
        <w:t xml:space="preserve">   </w:t>
      </w:r>
      <w:r w:rsidR="00AD03C0">
        <w:rPr>
          <w:b/>
          <w:sz w:val="32"/>
        </w:rPr>
        <w:t xml:space="preserve">   </w:t>
      </w:r>
      <w:r w:rsidR="00AD03C0">
        <w:rPr>
          <w:rFonts w:hint="eastAsia"/>
          <w:b/>
          <w:sz w:val="32"/>
        </w:rPr>
        <w:t>题</w:t>
      </w:r>
      <w:r w:rsidR="00AD03C0">
        <w:rPr>
          <w:b/>
          <w:sz w:val="32"/>
        </w:rPr>
        <w:t xml:space="preserve">   </w:t>
      </w:r>
      <w:r w:rsidR="00AD03C0">
        <w:rPr>
          <w:rFonts w:hint="eastAsia"/>
          <w:b/>
          <w:sz w:val="32"/>
        </w:rPr>
        <w:t>目</w:t>
      </w:r>
      <w:r w:rsidR="00AD03C0">
        <w:rPr>
          <w:rFonts w:hint="eastAsia"/>
          <w:b/>
          <w:sz w:val="32"/>
        </w:rPr>
        <w:t xml:space="preserve"> </w:t>
      </w:r>
      <w:r w:rsidR="007F48C2">
        <w:rPr>
          <w:b/>
          <w:sz w:val="32"/>
        </w:rPr>
        <w:t xml:space="preserve">  </w:t>
      </w:r>
      <w:r>
        <w:rPr>
          <w:rFonts w:hint="eastAsia"/>
          <w:b/>
          <w:sz w:val="32"/>
        </w:rPr>
        <w:t>基于</w:t>
      </w:r>
      <w:proofErr w:type="spellStart"/>
      <w:r w:rsidR="00BE0CE4">
        <w:rPr>
          <w:rFonts w:hint="eastAsia"/>
          <w:b/>
          <w:sz w:val="32"/>
        </w:rPr>
        <w:t>K</w:t>
      </w:r>
      <w:r w:rsidR="00BE0CE4">
        <w:rPr>
          <w:b/>
          <w:sz w:val="32"/>
        </w:rPr>
        <w:t>i</w:t>
      </w:r>
      <w:r w:rsidR="00BE0CE4">
        <w:rPr>
          <w:rFonts w:hint="eastAsia"/>
          <w:b/>
          <w:sz w:val="32"/>
        </w:rPr>
        <w:t>U</w:t>
      </w:r>
      <w:proofErr w:type="spellEnd"/>
      <w:r w:rsidR="00BE0CE4">
        <w:rPr>
          <w:rFonts w:hint="eastAsia"/>
          <w:b/>
          <w:sz w:val="32"/>
        </w:rPr>
        <w:t>-Net</w:t>
      </w:r>
      <w:r>
        <w:rPr>
          <w:rFonts w:hint="eastAsia"/>
          <w:b/>
          <w:sz w:val="32"/>
        </w:rPr>
        <w:t>的肝脏</w:t>
      </w:r>
      <w:r>
        <w:rPr>
          <w:rFonts w:hint="eastAsia"/>
          <w:b/>
          <w:sz w:val="32"/>
        </w:rPr>
        <w:t>CT</w:t>
      </w:r>
      <w:r>
        <w:rPr>
          <w:rFonts w:hint="eastAsia"/>
          <w:b/>
          <w:sz w:val="32"/>
        </w:rPr>
        <w:t>图像分割</w:t>
      </w:r>
      <w:r w:rsidR="00AD03C0">
        <w:rPr>
          <w:b/>
          <w:sz w:val="32"/>
        </w:rPr>
        <w:t xml:space="preserve">       </w:t>
      </w:r>
    </w:p>
    <w:p w14:paraId="773995C3" w14:textId="0515CA20" w:rsidR="00AD03C0" w:rsidRDefault="00AD03C0" w:rsidP="00AD03C0">
      <w:pPr>
        <w:jc w:val="center"/>
        <w:rPr>
          <w:sz w:val="32"/>
        </w:rPr>
      </w:pPr>
    </w:p>
    <w:p w14:paraId="77334C07" w14:textId="77777777" w:rsidR="00AD03C0" w:rsidRDefault="00AD03C0" w:rsidP="00AD03C0">
      <w:pPr>
        <w:spacing w:line="300" w:lineRule="exact"/>
        <w:rPr>
          <w:sz w:val="32"/>
        </w:rPr>
      </w:pPr>
    </w:p>
    <w:p w14:paraId="05F8A1DB" w14:textId="77777777" w:rsidR="00AD03C0" w:rsidRDefault="00AD03C0" w:rsidP="00AD03C0">
      <w:pPr>
        <w:spacing w:line="300" w:lineRule="exact"/>
        <w:rPr>
          <w:rFonts w:ascii="宋体" w:hAnsi="宋体"/>
          <w:sz w:val="30"/>
        </w:rPr>
      </w:pPr>
      <w:r>
        <w:rPr>
          <w:sz w:val="30"/>
        </w:rPr>
        <w:t xml:space="preserve">                               </w:t>
      </w:r>
    </w:p>
    <w:bookmarkStart w:id="0" w:name="_Hlk112408157"/>
    <w:p w14:paraId="2E660508" w14:textId="4A25D9D8" w:rsidR="00AD03C0" w:rsidRDefault="00AD03C0" w:rsidP="00574FB5">
      <w:pPr>
        <w:spacing w:line="300" w:lineRule="exact"/>
        <w:ind w:firstLineChars="1200" w:firstLine="2520"/>
        <w:rPr>
          <w:sz w:val="30"/>
        </w:rPr>
      </w:pPr>
      <w:r>
        <w:rPr>
          <w:rFonts w:hint="eastAsia"/>
          <w:noProof/>
        </w:rPr>
        <mc:AlternateContent>
          <mc:Choice Requires="wps">
            <w:drawing>
              <wp:anchor distT="0" distB="0" distL="114300" distR="114300" simplePos="0" relativeHeight="251661312" behindDoc="0" locked="0" layoutInCell="0" allowOverlap="1" wp14:anchorId="54A02AB4" wp14:editId="1F932CC2">
                <wp:simplePos x="0" y="0"/>
                <wp:positionH relativeFrom="column">
                  <wp:posOffset>2400300</wp:posOffset>
                </wp:positionH>
                <wp:positionV relativeFrom="paragraph">
                  <wp:posOffset>160020</wp:posOffset>
                </wp:positionV>
                <wp:extent cx="2057400" cy="0"/>
                <wp:effectExtent l="9525" t="5715" r="952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w14:anchorId="5AC24FF9" id="直接连接符 6"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89pt,12.6pt" to="3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" o:allowincell="f"/>
            </w:pict>
          </mc:Fallback>
        </mc:AlternateContent>
      </w:r>
      <w:r>
        <w:rPr>
          <w:rFonts w:hint="eastAsia"/>
          <w:sz w:val="30"/>
        </w:rPr>
        <w:t>学生姓名</w:t>
      </w:r>
      <w:r>
        <w:rPr>
          <w:sz w:val="30"/>
        </w:rPr>
        <w:t xml:space="preserve">  </w:t>
      </w:r>
      <w:r w:rsidR="00BE0CE4">
        <w:rPr>
          <w:sz w:val="30"/>
        </w:rPr>
        <w:t xml:space="preserve">     </w:t>
      </w:r>
      <w:r w:rsidR="0024005A">
        <w:rPr>
          <w:rFonts w:hint="eastAsia"/>
          <w:sz w:val="30"/>
        </w:rPr>
        <w:t>陈梦一</w:t>
      </w:r>
      <w:r w:rsidR="00EB2229">
        <w:rPr>
          <w:rFonts w:hint="eastAsia"/>
          <w:sz w:val="30"/>
        </w:rPr>
        <w:t xml:space="preserve"> </w:t>
      </w:r>
      <w:r w:rsidR="00EB2229">
        <w:rPr>
          <w:sz w:val="30"/>
        </w:rPr>
        <w:t xml:space="preserve">       </w:t>
      </w:r>
    </w:p>
    <w:p w14:paraId="29230811" w14:textId="77777777" w:rsidR="005C5B9C" w:rsidRDefault="005C5B9C" w:rsidP="005C5B9C">
      <w:pPr>
        <w:spacing w:line="300" w:lineRule="exact"/>
        <w:ind w:firstLineChars="1200" w:firstLine="3600"/>
        <w:rPr>
          <w:ins w:id="1" w:author="陈 梦一" w:date="2022-08-26T12:08:00Z"/>
          <w:sz w:val="30"/>
        </w:rPr>
      </w:pPr>
    </w:p>
    <w:bookmarkEnd w:id="0"/>
    <w:p w14:paraId="750B8351" w14:textId="2B36A46B" w:rsidR="005C5B9C" w:rsidRDefault="005C5B9C" w:rsidP="005C5B9C">
      <w:pPr>
        <w:spacing w:line="300" w:lineRule="exact"/>
        <w:ind w:firstLineChars="1200" w:firstLine="2520"/>
        <w:rPr>
          <w:sz w:val="30"/>
        </w:rPr>
      </w:pPr>
      <w:r>
        <w:rPr>
          <w:rFonts w:hint="eastAsia"/>
          <w:noProof/>
        </w:rPr>
        <mc:AlternateContent>
          <mc:Choice Requires="wps">
            <w:drawing>
              <wp:anchor distT="0" distB="0" distL="114300" distR="114300" simplePos="0" relativeHeight="251663360" behindDoc="0" locked="0" layoutInCell="0" allowOverlap="1" wp14:anchorId="55B9BE39" wp14:editId="51C37E07">
                <wp:simplePos x="0" y="0"/>
                <wp:positionH relativeFrom="column">
                  <wp:posOffset>2400300</wp:posOffset>
                </wp:positionH>
                <wp:positionV relativeFrom="paragraph">
                  <wp:posOffset>160020</wp:posOffset>
                </wp:positionV>
                <wp:extent cx="2057400" cy="0"/>
                <wp:effectExtent l="9525" t="5715" r="9525" b="1333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w14:anchorId="481BAB6B" id="直接连接符 29"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89pt,12.6pt" to="3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" o:allowincell="f"/>
            </w:pict>
          </mc:Fallback>
        </mc:AlternateContent>
      </w:r>
      <w:r>
        <w:rPr>
          <w:rFonts w:hint="eastAsia"/>
          <w:sz w:val="30"/>
        </w:rPr>
        <w:t>学</w:t>
      </w:r>
      <w:r w:rsidR="00480E21">
        <w:rPr>
          <w:rFonts w:hint="eastAsia"/>
          <w:sz w:val="30"/>
        </w:rPr>
        <w:t xml:space="preserve"> </w:t>
      </w:r>
      <w:r w:rsidR="00480E21">
        <w:rPr>
          <w:sz w:val="30"/>
        </w:rPr>
        <w:t xml:space="preserve">   </w:t>
      </w:r>
      <w:r w:rsidR="00480E21">
        <w:rPr>
          <w:rFonts w:hint="eastAsia"/>
          <w:sz w:val="30"/>
        </w:rPr>
        <w:t>号</w:t>
      </w:r>
      <w:r>
        <w:rPr>
          <w:sz w:val="30"/>
        </w:rPr>
        <w:t xml:space="preserve">       </w:t>
      </w:r>
      <w:r w:rsidR="00480E21">
        <w:rPr>
          <w:rFonts w:hint="eastAsia"/>
          <w:sz w:val="30"/>
        </w:rPr>
        <w:t>2</w:t>
      </w:r>
      <w:r w:rsidR="00480E21">
        <w:rPr>
          <w:sz w:val="30"/>
        </w:rPr>
        <w:t>01813360053</w:t>
      </w:r>
      <w:r>
        <w:rPr>
          <w:rFonts w:hint="eastAsia"/>
          <w:sz w:val="30"/>
        </w:rPr>
        <w:t xml:space="preserve"> </w:t>
      </w:r>
      <w:r>
        <w:rPr>
          <w:sz w:val="30"/>
        </w:rPr>
        <w:t xml:space="preserve">  </w:t>
      </w:r>
    </w:p>
    <w:p w14:paraId="2EAAB5B4" w14:textId="77777777" w:rsidR="005C5B9C" w:rsidRDefault="005C5B9C" w:rsidP="005C5B9C">
      <w:pPr>
        <w:spacing w:line="300" w:lineRule="exact"/>
        <w:ind w:firstLineChars="1200" w:firstLine="3600"/>
        <w:rPr>
          <w:ins w:id="2" w:author="陈 梦一" w:date="2022-08-26T12:08:00Z"/>
          <w:sz w:val="30"/>
        </w:rPr>
      </w:pPr>
    </w:p>
    <w:p w14:paraId="6E619775" w14:textId="5B842075" w:rsidR="005C5B9C" w:rsidRDefault="005C5B9C" w:rsidP="005C5B9C">
      <w:pPr>
        <w:spacing w:line="300" w:lineRule="exact"/>
        <w:ind w:firstLineChars="1200" w:firstLine="2520"/>
        <w:rPr>
          <w:sz w:val="30"/>
        </w:rPr>
      </w:pPr>
      <w:r>
        <w:rPr>
          <w:rFonts w:hint="eastAsia"/>
          <w:noProof/>
        </w:rPr>
        <mc:AlternateContent>
          <mc:Choice Requires="wps">
            <w:drawing>
              <wp:anchor distT="0" distB="0" distL="114300" distR="114300" simplePos="0" relativeHeight="251665408" behindDoc="0" locked="0" layoutInCell="0" allowOverlap="1" wp14:anchorId="30FC60C9" wp14:editId="5D19CD78">
                <wp:simplePos x="0" y="0"/>
                <wp:positionH relativeFrom="column">
                  <wp:posOffset>2400300</wp:posOffset>
                </wp:positionH>
                <wp:positionV relativeFrom="paragraph">
                  <wp:posOffset>160020</wp:posOffset>
                </wp:positionV>
                <wp:extent cx="2057400" cy="0"/>
                <wp:effectExtent l="9525" t="5715" r="9525" b="1333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w14:anchorId="3E0CB0C5" id="直接连接符 30" o:spid="_x0000_s1026"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89pt,12.6pt" to="3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" o:allowincell="f"/>
            </w:pict>
          </mc:Fallback>
        </mc:AlternateContent>
      </w:r>
      <w:r w:rsidR="00480E21">
        <w:rPr>
          <w:rFonts w:hint="eastAsia"/>
          <w:sz w:val="30"/>
        </w:rPr>
        <w:t>院</w:t>
      </w:r>
      <w:r w:rsidR="00480E21">
        <w:rPr>
          <w:rFonts w:hint="eastAsia"/>
          <w:sz w:val="30"/>
        </w:rPr>
        <w:t xml:space="preserve"> </w:t>
      </w:r>
      <w:r w:rsidR="00480E21">
        <w:rPr>
          <w:sz w:val="30"/>
        </w:rPr>
        <w:t xml:space="preserve">   </w:t>
      </w:r>
      <w:r w:rsidR="00480E21">
        <w:rPr>
          <w:rFonts w:hint="eastAsia"/>
          <w:sz w:val="30"/>
        </w:rPr>
        <w:t>别</w:t>
      </w:r>
      <w:r>
        <w:rPr>
          <w:sz w:val="30"/>
        </w:rPr>
        <w:t xml:space="preserve">       </w:t>
      </w:r>
      <w:r w:rsidR="00480E21">
        <w:rPr>
          <w:rFonts w:hint="eastAsia"/>
          <w:sz w:val="30"/>
        </w:rPr>
        <w:t>自动化学院</w:t>
      </w:r>
      <w:r>
        <w:rPr>
          <w:rFonts w:hint="eastAsia"/>
          <w:sz w:val="30"/>
        </w:rPr>
        <w:t xml:space="preserve"> </w:t>
      </w:r>
      <w:r>
        <w:rPr>
          <w:sz w:val="30"/>
        </w:rPr>
        <w:t xml:space="preserve">    </w:t>
      </w:r>
    </w:p>
    <w:p w14:paraId="1B5D200A" w14:textId="77777777" w:rsidR="005C5B9C" w:rsidRDefault="005C5B9C" w:rsidP="005C5B9C">
      <w:pPr>
        <w:spacing w:line="300" w:lineRule="exact"/>
        <w:ind w:firstLineChars="1200" w:firstLine="3600"/>
        <w:rPr>
          <w:ins w:id="3" w:author="陈 梦一" w:date="2022-08-26T12:08:00Z"/>
          <w:sz w:val="30"/>
        </w:rPr>
      </w:pPr>
    </w:p>
    <w:p w14:paraId="607BAE3F" w14:textId="1315F2D7" w:rsidR="005C5B9C" w:rsidRDefault="005C5B9C" w:rsidP="005C5B9C">
      <w:pPr>
        <w:spacing w:line="300" w:lineRule="exact"/>
        <w:ind w:firstLineChars="1200" w:firstLine="2520"/>
        <w:rPr>
          <w:sz w:val="30"/>
        </w:rPr>
      </w:pPr>
      <w:r>
        <w:rPr>
          <w:rFonts w:hint="eastAsia"/>
          <w:noProof/>
        </w:rPr>
        <mc:AlternateContent>
          <mc:Choice Requires="wps">
            <w:drawing>
              <wp:anchor distT="0" distB="0" distL="114300" distR="114300" simplePos="0" relativeHeight="251667456" behindDoc="0" locked="0" layoutInCell="0" allowOverlap="1" wp14:anchorId="03D898EE" wp14:editId="276FA779">
                <wp:simplePos x="0" y="0"/>
                <wp:positionH relativeFrom="column">
                  <wp:posOffset>2400300</wp:posOffset>
                </wp:positionH>
                <wp:positionV relativeFrom="paragraph">
                  <wp:posOffset>160020</wp:posOffset>
                </wp:positionV>
                <wp:extent cx="2057400" cy="0"/>
                <wp:effectExtent l="9525" t="5715" r="9525" b="1333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w14:anchorId="5CED57EF" id="直接连接符 31"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189pt,12.6pt" to="3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" o:allowincell="f"/>
            </w:pict>
          </mc:Fallback>
        </mc:AlternateContent>
      </w:r>
      <w:r w:rsidR="00480E21">
        <w:rPr>
          <w:rFonts w:hint="eastAsia"/>
          <w:sz w:val="30"/>
        </w:rPr>
        <w:t>专</w:t>
      </w:r>
      <w:r w:rsidR="00480E21">
        <w:rPr>
          <w:rFonts w:hint="eastAsia"/>
          <w:sz w:val="30"/>
        </w:rPr>
        <w:t xml:space="preserve"> </w:t>
      </w:r>
      <w:r w:rsidR="00480E21">
        <w:rPr>
          <w:sz w:val="30"/>
        </w:rPr>
        <w:t xml:space="preserve">   </w:t>
      </w:r>
      <w:r w:rsidR="00480E21">
        <w:rPr>
          <w:rFonts w:hint="eastAsia"/>
          <w:sz w:val="30"/>
        </w:rPr>
        <w:t>业</w:t>
      </w:r>
      <w:r>
        <w:rPr>
          <w:sz w:val="30"/>
        </w:rPr>
        <w:t xml:space="preserve">       </w:t>
      </w:r>
      <w:r w:rsidR="00480E21">
        <w:rPr>
          <w:rFonts w:hint="eastAsia"/>
          <w:sz w:val="30"/>
        </w:rPr>
        <w:t>自动化</w:t>
      </w:r>
      <w:r>
        <w:rPr>
          <w:rFonts w:hint="eastAsia"/>
          <w:sz w:val="30"/>
        </w:rPr>
        <w:t xml:space="preserve"> </w:t>
      </w:r>
      <w:r>
        <w:rPr>
          <w:sz w:val="30"/>
        </w:rPr>
        <w:t xml:space="preserve">       </w:t>
      </w:r>
    </w:p>
    <w:p w14:paraId="10434BEB" w14:textId="77777777" w:rsidR="005C5B9C" w:rsidRDefault="005C5B9C" w:rsidP="005C5B9C">
      <w:pPr>
        <w:spacing w:line="300" w:lineRule="exact"/>
        <w:ind w:firstLineChars="1200" w:firstLine="3600"/>
        <w:rPr>
          <w:ins w:id="4" w:author="陈 梦一" w:date="2022-08-26T12:08:00Z"/>
          <w:sz w:val="30"/>
        </w:rPr>
      </w:pPr>
    </w:p>
    <w:p w14:paraId="1ADBDFC5" w14:textId="6B0C3C61" w:rsidR="00AD03C0" w:rsidRPr="005C5B9C" w:rsidRDefault="005C5B9C" w:rsidP="00A51567">
      <w:pPr>
        <w:spacing w:line="300" w:lineRule="exact"/>
        <w:ind w:firstLineChars="1200" w:firstLine="2520"/>
        <w:rPr>
          <w:sz w:val="30"/>
        </w:rPr>
      </w:pPr>
      <w:r>
        <w:rPr>
          <w:rFonts w:hint="eastAsia"/>
          <w:noProof/>
        </w:rPr>
        <mc:AlternateContent>
          <mc:Choice Requires="wps">
            <w:drawing>
              <wp:anchor distT="0" distB="0" distL="114300" distR="114300" simplePos="0" relativeHeight="251669504" behindDoc="0" locked="0" layoutInCell="0" allowOverlap="1" wp14:anchorId="08817E37" wp14:editId="6AD3A9AB">
                <wp:simplePos x="0" y="0"/>
                <wp:positionH relativeFrom="column">
                  <wp:posOffset>2400300</wp:posOffset>
                </wp:positionH>
                <wp:positionV relativeFrom="paragraph">
                  <wp:posOffset>160020</wp:posOffset>
                </wp:positionV>
                <wp:extent cx="2057400" cy="0"/>
                <wp:effectExtent l="9525" t="5715" r="9525" b="1333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w14:anchorId="105E5FD9" id="直接连接符 32" o:spid="_x0000_s1026" style="position:absolute;left:0;text-align:left;flip:y;z-index:251669504;visibility:visible;mso-wrap-style:square;mso-wrap-distance-left:9pt;mso-wrap-distance-top:0;mso-wrap-distance-right:9pt;mso-wrap-distance-bottom:0;mso-position-horizontal:absolute;mso-position-horizontal-relative:text;mso-position-vertical:absolute;mso-position-vertical-relative:text" from="189pt,12.6pt" to="351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" o:allowincell="f"/>
            </w:pict>
          </mc:Fallback>
        </mc:AlternateContent>
      </w:r>
      <w:r w:rsidR="00480E21">
        <w:rPr>
          <w:rFonts w:hint="eastAsia"/>
          <w:sz w:val="30"/>
        </w:rPr>
        <w:t>指导老师</w:t>
      </w:r>
      <w:r>
        <w:rPr>
          <w:sz w:val="30"/>
        </w:rPr>
        <w:t xml:space="preserve">       </w:t>
      </w:r>
      <w:r w:rsidR="00480E21">
        <w:rPr>
          <w:rFonts w:hint="eastAsia"/>
          <w:sz w:val="30"/>
        </w:rPr>
        <w:t>徐军</w:t>
      </w:r>
      <w:r>
        <w:rPr>
          <w:rFonts w:hint="eastAsia"/>
          <w:sz w:val="30"/>
        </w:rPr>
        <w:t xml:space="preserve"> </w:t>
      </w:r>
      <w:r>
        <w:rPr>
          <w:sz w:val="30"/>
        </w:rPr>
        <w:t xml:space="preserve">       </w:t>
      </w:r>
    </w:p>
    <w:p w14:paraId="50B15F2B" w14:textId="77777777" w:rsidR="00AD03C0" w:rsidRDefault="00AD03C0" w:rsidP="00AD03C0">
      <w:pPr>
        <w:spacing w:line="300" w:lineRule="exact"/>
        <w:rPr>
          <w:rFonts w:ascii="宋体" w:eastAsia="黑体"/>
          <w:sz w:val="32"/>
        </w:rPr>
      </w:pPr>
    </w:p>
    <w:p w14:paraId="3F9CCC36" w14:textId="77777777" w:rsidR="00AD03C0" w:rsidRDefault="00AD03C0" w:rsidP="00AD03C0">
      <w:pPr>
        <w:jc w:val="center"/>
        <w:rPr>
          <w:b/>
          <w:bCs/>
          <w:sz w:val="36"/>
          <w:szCs w:val="36"/>
        </w:rPr>
      </w:pPr>
    </w:p>
    <w:p w14:paraId="7D531A6A" w14:textId="6580160D" w:rsidR="00AD03C0" w:rsidRDefault="00AD03C0" w:rsidP="00AD03C0">
      <w:pPr>
        <w:ind w:firstLineChars="745" w:firstLine="2692"/>
        <w:rPr>
          <w:b/>
          <w:bCs/>
          <w:sz w:val="36"/>
          <w:szCs w:val="36"/>
        </w:rPr>
      </w:pPr>
      <w:r>
        <w:rPr>
          <w:rFonts w:hint="eastAsia"/>
          <w:b/>
          <w:bCs/>
          <w:sz w:val="36"/>
          <w:szCs w:val="36"/>
        </w:rPr>
        <w:t>二Ｏ二</w:t>
      </w:r>
      <w:r w:rsidR="00FF1141">
        <w:rPr>
          <w:rFonts w:hint="eastAsia"/>
          <w:b/>
          <w:bCs/>
          <w:sz w:val="36"/>
          <w:szCs w:val="36"/>
        </w:rPr>
        <w:t>二</w:t>
      </w:r>
      <w:r>
        <w:rPr>
          <w:rFonts w:hint="eastAsia"/>
          <w:b/>
          <w:bCs/>
          <w:sz w:val="36"/>
          <w:szCs w:val="36"/>
        </w:rPr>
        <w:t>年五月</w:t>
      </w:r>
      <w:r w:rsidR="00EB2229">
        <w:rPr>
          <w:rFonts w:hint="eastAsia"/>
          <w:b/>
          <w:bCs/>
          <w:sz w:val="36"/>
          <w:szCs w:val="36"/>
        </w:rPr>
        <w:t>二十</w:t>
      </w:r>
      <w:r>
        <w:rPr>
          <w:rFonts w:hint="eastAsia"/>
          <w:b/>
          <w:bCs/>
          <w:sz w:val="36"/>
          <w:szCs w:val="36"/>
        </w:rPr>
        <w:t>日</w:t>
      </w:r>
    </w:p>
    <w:p w14:paraId="093EA355" w14:textId="430C9C91" w:rsidR="00743A89" w:rsidRDefault="00743A89" w:rsidP="00B92ED2">
      <w:pPr>
        <w:rPr>
          <w:b/>
          <w:bCs/>
          <w:sz w:val="36"/>
          <w:szCs w:val="36"/>
        </w:rPr>
      </w:pPr>
    </w:p>
    <w:p w14:paraId="60DC8DD9" w14:textId="73040E09" w:rsidR="00604528" w:rsidRPr="00173501" w:rsidRDefault="00173501" w:rsidP="00173501">
      <w:pPr>
        <w:rPr>
          <w:rFonts w:ascii="黑体" w:eastAsia="黑体" w:hAnsi="黑体"/>
          <w:b/>
          <w:bCs/>
          <w:sz w:val="36"/>
          <w:szCs w:val="36"/>
        </w:rPr>
      </w:pPr>
      <w:r>
        <w:rPr>
          <w:rFonts w:ascii="黑体" w:eastAsia="黑体" w:hAnsi="黑体" w:hint="eastAsia"/>
          <w:b/>
          <w:bCs/>
          <w:noProof/>
          <w:sz w:val="36"/>
          <w:szCs w:val="36"/>
        </w:rPr>
        <w:lastRenderedPageBreak/>
        <w:drawing>
          <wp:inline distT="0" distB="0" distL="0" distR="0" wp14:anchorId="7D9B5911" wp14:editId="3B0A6D13">
            <wp:extent cx="5057469" cy="8194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11" cstate="print">
                      <a:extLst>
                        <a:ext uri="{28A0092B-C50C-407E-A947-70E740481C1C}">
                          <a14:useLocalDpi xmlns:a14="http://schemas.microsoft.com/office/drawing/2010/main" val="0"/>
                        </a:ext>
                      </a:extLst>
                    </a:blip>
                    <a:srcRect l="8174" t="1948" r="3249" b="4939"/>
                    <a:stretch/>
                  </pic:blipFill>
                  <pic:spPr bwMode="auto">
                    <a:xfrm>
                      <a:off x="0" y="0"/>
                      <a:ext cx="5060539" cy="8199014"/>
                    </a:xfrm>
                    <a:prstGeom prst="rect">
                      <a:avLst/>
                    </a:prstGeom>
                    <a:ln>
                      <a:noFill/>
                    </a:ln>
                    <a:extLst>
                      <a:ext uri="{53640926-AAD7-44D8-BBD7-CCE9431645EC}">
                        <a14:shadowObscured xmlns:a14="http://schemas.microsoft.com/office/drawing/2010/main"/>
                      </a:ext>
                    </a:extLst>
                  </pic:spPr>
                </pic:pic>
              </a:graphicData>
            </a:graphic>
          </wp:inline>
        </w:drawing>
      </w:r>
    </w:p>
    <w:p w14:paraId="497B01DB" w14:textId="77777777" w:rsidR="00DD77AE" w:rsidRDefault="00DD77AE" w:rsidP="00CC5C59">
      <w:pPr>
        <w:widowControl/>
        <w:spacing w:line="240" w:lineRule="auto"/>
        <w:jc w:val="left"/>
        <w:rPr>
          <w:rFonts w:ascii="宋体" w:hAnsi="宋体"/>
          <w:sz w:val="30"/>
          <w:szCs w:val="30"/>
        </w:rPr>
      </w:pPr>
    </w:p>
    <w:p w14:paraId="46173833" w14:textId="75C4E641" w:rsidR="00173501" w:rsidRPr="00173501" w:rsidRDefault="00173501" w:rsidP="00CC5C59">
      <w:pPr>
        <w:widowControl/>
        <w:spacing w:line="240" w:lineRule="auto"/>
        <w:jc w:val="left"/>
        <w:rPr>
          <w:b/>
          <w:bCs/>
          <w:sz w:val="36"/>
          <w:szCs w:val="36"/>
        </w:rPr>
        <w:sectPr w:rsidR="00173501" w:rsidRPr="00173501" w:rsidSect="00435F15">
          <w:footerReference w:type="default" r:id="rId12"/>
          <w:pgSz w:w="11906" w:h="16838"/>
          <w:pgMar w:top="1418" w:right="1701" w:bottom="1418" w:left="1701" w:header="851" w:footer="992" w:gutter="0"/>
          <w:pgNumType w:start="3"/>
          <w:cols w:space="425"/>
          <w:docGrid w:type="lines" w:linePitch="312"/>
        </w:sectPr>
      </w:pPr>
    </w:p>
    <w:p w14:paraId="3CD4C0AD" w14:textId="039E31A7" w:rsidR="002259F9" w:rsidRDefault="00EF77C5" w:rsidP="004C1F15">
      <w:pPr>
        <w:jc w:val="center"/>
        <w:rPr>
          <w:rFonts w:ascii="黑体" w:eastAsia="黑体" w:hAnsi="黑体"/>
          <w:sz w:val="32"/>
          <w:szCs w:val="32"/>
        </w:rPr>
      </w:pPr>
      <w:r w:rsidRPr="00EF77C5">
        <w:rPr>
          <w:rFonts w:ascii="黑体" w:eastAsia="黑体" w:hAnsi="黑体" w:hint="eastAsia"/>
          <w:sz w:val="32"/>
          <w:szCs w:val="32"/>
        </w:rPr>
        <w:lastRenderedPageBreak/>
        <w:t>目</w:t>
      </w:r>
      <w:r w:rsidR="00C72F50">
        <w:rPr>
          <w:rFonts w:ascii="黑体" w:eastAsia="黑体" w:hAnsi="黑体"/>
          <w:sz w:val="32"/>
          <w:szCs w:val="32"/>
        </w:rPr>
        <w:t xml:space="preserve"> </w:t>
      </w:r>
      <w:r w:rsidRPr="00EF77C5">
        <w:rPr>
          <w:rFonts w:ascii="黑体" w:eastAsia="黑体" w:hAnsi="黑体" w:hint="eastAsia"/>
          <w:sz w:val="32"/>
          <w:szCs w:val="32"/>
        </w:rPr>
        <w:t>录</w:t>
      </w:r>
    </w:p>
    <w:p w14:paraId="4F4BC5C4" w14:textId="678348D1" w:rsidR="00EF77C5" w:rsidRDefault="00EF77C5" w:rsidP="00EF77C5">
      <w:pPr>
        <w:jc w:val="center"/>
        <w:rPr>
          <w:rFonts w:ascii="黑体" w:eastAsia="黑体" w:hAnsi="黑体"/>
          <w:szCs w:val="21"/>
        </w:rPr>
      </w:pPr>
    </w:p>
    <w:commentRangeStart w:id="5"/>
    <w:p w14:paraId="1C3C914B" w14:textId="28AABB50" w:rsidR="00815993" w:rsidRDefault="00815993">
      <w:pPr>
        <w:pStyle w:val="TOC1"/>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104039643" w:history="1">
        <w:r w:rsidRPr="002F52D0">
          <w:rPr>
            <w:rStyle w:val="a8"/>
          </w:rPr>
          <w:t>1 背景及现状</w:t>
        </w:r>
        <w:r>
          <w:rPr>
            <w:webHidden/>
          </w:rPr>
          <w:tab/>
        </w:r>
        <w:r>
          <w:rPr>
            <w:webHidden/>
          </w:rPr>
          <w:fldChar w:fldCharType="begin"/>
        </w:r>
        <w:r>
          <w:rPr>
            <w:webHidden/>
          </w:rPr>
          <w:instrText xml:space="preserve"> PAGEREF _Toc104039643 \h </w:instrText>
        </w:r>
        <w:r>
          <w:rPr>
            <w:webHidden/>
          </w:rPr>
        </w:r>
        <w:r>
          <w:rPr>
            <w:webHidden/>
          </w:rPr>
          <w:fldChar w:fldCharType="separate"/>
        </w:r>
        <w:r w:rsidR="009F0BCE">
          <w:rPr>
            <w:webHidden/>
          </w:rPr>
          <w:t>1</w:t>
        </w:r>
        <w:r>
          <w:rPr>
            <w:webHidden/>
          </w:rPr>
          <w:fldChar w:fldCharType="end"/>
        </w:r>
      </w:hyperlink>
    </w:p>
    <w:p w14:paraId="5A9EA36A" w14:textId="04E527A4" w:rsidR="00815993" w:rsidRDefault="00000000">
      <w:pPr>
        <w:pStyle w:val="TOC2"/>
        <w:rPr>
          <w:rFonts w:asciiTheme="minorHAnsi" w:eastAsiaTheme="minorEastAsia" w:hAnsiTheme="minorHAnsi" w:cstheme="minorBidi"/>
          <w:kern w:val="2"/>
          <w:szCs w:val="22"/>
        </w:rPr>
      </w:pPr>
      <w:hyperlink w:anchor="_Toc104039644" w:history="1">
        <w:r w:rsidR="00815993" w:rsidRPr="002F52D0">
          <w:rPr>
            <w:rStyle w:val="a8"/>
          </w:rPr>
          <w:t>1.1 背景</w:t>
        </w:r>
        <w:r w:rsidR="00815993">
          <w:rPr>
            <w:webHidden/>
          </w:rPr>
          <w:tab/>
        </w:r>
        <w:r w:rsidR="00815993">
          <w:rPr>
            <w:webHidden/>
          </w:rPr>
          <w:fldChar w:fldCharType="begin"/>
        </w:r>
        <w:r w:rsidR="00815993">
          <w:rPr>
            <w:webHidden/>
          </w:rPr>
          <w:instrText xml:space="preserve"> PAGEREF _Toc104039644 \h </w:instrText>
        </w:r>
        <w:r w:rsidR="00815993">
          <w:rPr>
            <w:webHidden/>
          </w:rPr>
        </w:r>
        <w:r w:rsidR="00815993">
          <w:rPr>
            <w:webHidden/>
          </w:rPr>
          <w:fldChar w:fldCharType="separate"/>
        </w:r>
        <w:r w:rsidR="009F0BCE">
          <w:rPr>
            <w:webHidden/>
          </w:rPr>
          <w:t>1</w:t>
        </w:r>
        <w:r w:rsidR="00815993">
          <w:rPr>
            <w:webHidden/>
          </w:rPr>
          <w:fldChar w:fldCharType="end"/>
        </w:r>
      </w:hyperlink>
    </w:p>
    <w:p w14:paraId="12F00A0E" w14:textId="1E505AF8" w:rsidR="00815993" w:rsidRDefault="00000000">
      <w:pPr>
        <w:pStyle w:val="TOC2"/>
        <w:rPr>
          <w:rFonts w:asciiTheme="minorHAnsi" w:eastAsiaTheme="minorEastAsia" w:hAnsiTheme="minorHAnsi" w:cstheme="minorBidi"/>
          <w:kern w:val="2"/>
          <w:szCs w:val="22"/>
        </w:rPr>
      </w:pPr>
      <w:hyperlink w:anchor="_Toc104039645" w:history="1">
        <w:r w:rsidR="00815993" w:rsidRPr="002F52D0">
          <w:rPr>
            <w:rStyle w:val="a8"/>
          </w:rPr>
          <w:t>1.2 研究现状</w:t>
        </w:r>
        <w:r w:rsidR="00815993">
          <w:rPr>
            <w:webHidden/>
          </w:rPr>
          <w:tab/>
        </w:r>
        <w:r w:rsidR="00815993">
          <w:rPr>
            <w:webHidden/>
          </w:rPr>
          <w:fldChar w:fldCharType="begin"/>
        </w:r>
        <w:r w:rsidR="00815993">
          <w:rPr>
            <w:webHidden/>
          </w:rPr>
          <w:instrText xml:space="preserve"> PAGEREF _Toc104039645 \h </w:instrText>
        </w:r>
        <w:r w:rsidR="00815993">
          <w:rPr>
            <w:webHidden/>
          </w:rPr>
        </w:r>
        <w:r w:rsidR="00815993">
          <w:rPr>
            <w:webHidden/>
          </w:rPr>
          <w:fldChar w:fldCharType="separate"/>
        </w:r>
        <w:r w:rsidR="009F0BCE">
          <w:rPr>
            <w:webHidden/>
          </w:rPr>
          <w:t>2</w:t>
        </w:r>
        <w:r w:rsidR="00815993">
          <w:rPr>
            <w:webHidden/>
          </w:rPr>
          <w:fldChar w:fldCharType="end"/>
        </w:r>
      </w:hyperlink>
    </w:p>
    <w:p w14:paraId="1DBE67D2" w14:textId="296B5C24" w:rsidR="00815993" w:rsidRDefault="00000000">
      <w:pPr>
        <w:pStyle w:val="TOC2"/>
        <w:rPr>
          <w:rFonts w:asciiTheme="minorHAnsi" w:eastAsiaTheme="minorEastAsia" w:hAnsiTheme="minorHAnsi" w:cstheme="minorBidi"/>
          <w:kern w:val="2"/>
          <w:szCs w:val="22"/>
        </w:rPr>
      </w:pPr>
      <w:hyperlink w:anchor="_Toc104039646" w:history="1">
        <w:r w:rsidR="00815993" w:rsidRPr="002F52D0">
          <w:rPr>
            <w:rStyle w:val="a8"/>
          </w:rPr>
          <w:t>1.3 章节安排</w:t>
        </w:r>
        <w:r w:rsidR="00815993">
          <w:rPr>
            <w:webHidden/>
          </w:rPr>
          <w:tab/>
        </w:r>
        <w:r w:rsidR="00815993">
          <w:rPr>
            <w:webHidden/>
          </w:rPr>
          <w:fldChar w:fldCharType="begin"/>
        </w:r>
        <w:r w:rsidR="00815993">
          <w:rPr>
            <w:webHidden/>
          </w:rPr>
          <w:instrText xml:space="preserve"> PAGEREF _Toc104039646 \h </w:instrText>
        </w:r>
        <w:r w:rsidR="00815993">
          <w:rPr>
            <w:webHidden/>
          </w:rPr>
        </w:r>
        <w:r w:rsidR="00815993">
          <w:rPr>
            <w:webHidden/>
          </w:rPr>
          <w:fldChar w:fldCharType="separate"/>
        </w:r>
        <w:r w:rsidR="009F0BCE">
          <w:rPr>
            <w:webHidden/>
          </w:rPr>
          <w:t>3</w:t>
        </w:r>
        <w:r w:rsidR="00815993">
          <w:rPr>
            <w:webHidden/>
          </w:rPr>
          <w:fldChar w:fldCharType="end"/>
        </w:r>
      </w:hyperlink>
    </w:p>
    <w:p w14:paraId="2CA1A7A0" w14:textId="12754876" w:rsidR="00815993" w:rsidRDefault="00000000">
      <w:pPr>
        <w:pStyle w:val="TOC1"/>
        <w:rPr>
          <w:rFonts w:asciiTheme="minorHAnsi" w:eastAsiaTheme="minorEastAsia" w:hAnsiTheme="minorHAnsi" w:cstheme="minorBidi"/>
          <w:kern w:val="2"/>
          <w:sz w:val="21"/>
          <w:szCs w:val="22"/>
        </w:rPr>
      </w:pPr>
      <w:hyperlink w:anchor="_Toc104039647" w:history="1">
        <w:r w:rsidR="00815993" w:rsidRPr="002F52D0">
          <w:rPr>
            <w:rStyle w:val="a8"/>
          </w:rPr>
          <w:t>2 基础知识</w:t>
        </w:r>
        <w:r w:rsidR="00815993">
          <w:rPr>
            <w:webHidden/>
          </w:rPr>
          <w:tab/>
        </w:r>
        <w:r w:rsidR="00815993">
          <w:rPr>
            <w:webHidden/>
          </w:rPr>
          <w:fldChar w:fldCharType="begin"/>
        </w:r>
        <w:r w:rsidR="00815993">
          <w:rPr>
            <w:webHidden/>
          </w:rPr>
          <w:instrText xml:space="preserve"> PAGEREF _Toc104039647 \h </w:instrText>
        </w:r>
        <w:r w:rsidR="00815993">
          <w:rPr>
            <w:webHidden/>
          </w:rPr>
        </w:r>
        <w:r w:rsidR="00815993">
          <w:rPr>
            <w:webHidden/>
          </w:rPr>
          <w:fldChar w:fldCharType="separate"/>
        </w:r>
        <w:r w:rsidR="009F0BCE">
          <w:rPr>
            <w:webHidden/>
          </w:rPr>
          <w:t>4</w:t>
        </w:r>
        <w:r w:rsidR="00815993">
          <w:rPr>
            <w:webHidden/>
          </w:rPr>
          <w:fldChar w:fldCharType="end"/>
        </w:r>
      </w:hyperlink>
    </w:p>
    <w:p w14:paraId="50A871C7" w14:textId="43016E3F" w:rsidR="00815993" w:rsidRDefault="00000000">
      <w:pPr>
        <w:pStyle w:val="TOC2"/>
        <w:rPr>
          <w:rFonts w:asciiTheme="minorHAnsi" w:eastAsiaTheme="minorEastAsia" w:hAnsiTheme="minorHAnsi" w:cstheme="minorBidi"/>
          <w:kern w:val="2"/>
          <w:szCs w:val="22"/>
        </w:rPr>
      </w:pPr>
      <w:hyperlink w:anchor="_Toc104039648" w:history="1">
        <w:r w:rsidR="00815993" w:rsidRPr="002F52D0">
          <w:rPr>
            <w:rStyle w:val="a8"/>
          </w:rPr>
          <w:t>2.1 神经网络基础</w:t>
        </w:r>
        <w:r w:rsidR="00815993">
          <w:rPr>
            <w:webHidden/>
          </w:rPr>
          <w:tab/>
        </w:r>
        <w:r w:rsidR="00815993">
          <w:rPr>
            <w:webHidden/>
          </w:rPr>
          <w:fldChar w:fldCharType="begin"/>
        </w:r>
        <w:r w:rsidR="00815993">
          <w:rPr>
            <w:webHidden/>
          </w:rPr>
          <w:instrText xml:space="preserve"> PAGEREF _Toc104039648 \h </w:instrText>
        </w:r>
        <w:r w:rsidR="00815993">
          <w:rPr>
            <w:webHidden/>
          </w:rPr>
        </w:r>
        <w:r w:rsidR="00815993">
          <w:rPr>
            <w:webHidden/>
          </w:rPr>
          <w:fldChar w:fldCharType="separate"/>
        </w:r>
        <w:r w:rsidR="009F0BCE">
          <w:rPr>
            <w:webHidden/>
          </w:rPr>
          <w:t>4</w:t>
        </w:r>
        <w:r w:rsidR="00815993">
          <w:rPr>
            <w:webHidden/>
          </w:rPr>
          <w:fldChar w:fldCharType="end"/>
        </w:r>
      </w:hyperlink>
    </w:p>
    <w:p w14:paraId="6921B229" w14:textId="7C67FEB0" w:rsidR="00815993" w:rsidRDefault="00000000">
      <w:pPr>
        <w:pStyle w:val="TOC3"/>
        <w:rPr>
          <w:rFonts w:asciiTheme="minorHAnsi" w:eastAsiaTheme="minorEastAsia" w:hAnsiTheme="minorHAnsi" w:cstheme="minorBidi"/>
          <w:kern w:val="2"/>
          <w:szCs w:val="22"/>
        </w:rPr>
      </w:pPr>
      <w:hyperlink w:anchor="_Toc104039649" w:history="1">
        <w:r w:rsidR="00815993" w:rsidRPr="002F52D0">
          <w:rPr>
            <w:rStyle w:val="a8"/>
          </w:rPr>
          <w:t>2.1.1 人工神经元</w:t>
        </w:r>
        <w:r w:rsidR="00815993">
          <w:rPr>
            <w:webHidden/>
          </w:rPr>
          <w:tab/>
        </w:r>
        <w:r w:rsidR="00815993">
          <w:rPr>
            <w:webHidden/>
          </w:rPr>
          <w:fldChar w:fldCharType="begin"/>
        </w:r>
        <w:r w:rsidR="00815993">
          <w:rPr>
            <w:webHidden/>
          </w:rPr>
          <w:instrText xml:space="preserve"> PAGEREF _Toc104039649 \h </w:instrText>
        </w:r>
        <w:r w:rsidR="00815993">
          <w:rPr>
            <w:webHidden/>
          </w:rPr>
        </w:r>
        <w:r w:rsidR="00815993">
          <w:rPr>
            <w:webHidden/>
          </w:rPr>
          <w:fldChar w:fldCharType="separate"/>
        </w:r>
        <w:r w:rsidR="009F0BCE">
          <w:rPr>
            <w:webHidden/>
          </w:rPr>
          <w:t>4</w:t>
        </w:r>
        <w:r w:rsidR="00815993">
          <w:rPr>
            <w:webHidden/>
          </w:rPr>
          <w:fldChar w:fldCharType="end"/>
        </w:r>
      </w:hyperlink>
    </w:p>
    <w:p w14:paraId="4CBCCB0D" w14:textId="47B83A38" w:rsidR="00815993" w:rsidRDefault="00000000">
      <w:pPr>
        <w:pStyle w:val="TOC3"/>
        <w:rPr>
          <w:rFonts w:asciiTheme="minorHAnsi" w:eastAsiaTheme="minorEastAsia" w:hAnsiTheme="minorHAnsi" w:cstheme="minorBidi"/>
          <w:kern w:val="2"/>
          <w:szCs w:val="22"/>
        </w:rPr>
      </w:pPr>
      <w:hyperlink w:anchor="_Toc104039650" w:history="1">
        <w:r w:rsidR="00815993" w:rsidRPr="002F52D0">
          <w:rPr>
            <w:rStyle w:val="a8"/>
          </w:rPr>
          <w:t>2.1.2 浅层神经网络</w:t>
        </w:r>
        <w:r w:rsidR="00815993">
          <w:rPr>
            <w:webHidden/>
          </w:rPr>
          <w:tab/>
        </w:r>
        <w:r w:rsidR="00815993">
          <w:rPr>
            <w:webHidden/>
          </w:rPr>
          <w:fldChar w:fldCharType="begin"/>
        </w:r>
        <w:r w:rsidR="00815993">
          <w:rPr>
            <w:webHidden/>
          </w:rPr>
          <w:instrText xml:space="preserve"> PAGEREF _Toc104039650 \h </w:instrText>
        </w:r>
        <w:r w:rsidR="00815993">
          <w:rPr>
            <w:webHidden/>
          </w:rPr>
        </w:r>
        <w:r w:rsidR="00815993">
          <w:rPr>
            <w:webHidden/>
          </w:rPr>
          <w:fldChar w:fldCharType="separate"/>
        </w:r>
        <w:r w:rsidR="009F0BCE">
          <w:rPr>
            <w:webHidden/>
          </w:rPr>
          <w:t>4</w:t>
        </w:r>
        <w:r w:rsidR="00815993">
          <w:rPr>
            <w:webHidden/>
          </w:rPr>
          <w:fldChar w:fldCharType="end"/>
        </w:r>
      </w:hyperlink>
    </w:p>
    <w:p w14:paraId="01C68ABE" w14:textId="338AB4D2" w:rsidR="00815993" w:rsidRDefault="00000000">
      <w:pPr>
        <w:pStyle w:val="TOC2"/>
        <w:rPr>
          <w:rFonts w:asciiTheme="minorHAnsi" w:eastAsiaTheme="minorEastAsia" w:hAnsiTheme="minorHAnsi" w:cstheme="minorBidi"/>
          <w:kern w:val="2"/>
          <w:szCs w:val="22"/>
        </w:rPr>
      </w:pPr>
      <w:hyperlink w:anchor="_Toc104039651" w:history="1">
        <w:r w:rsidR="00815993" w:rsidRPr="002F52D0">
          <w:rPr>
            <w:rStyle w:val="a8"/>
          </w:rPr>
          <w:t>2.2 深度学习</w:t>
        </w:r>
        <w:r w:rsidR="00815993">
          <w:rPr>
            <w:webHidden/>
          </w:rPr>
          <w:tab/>
        </w:r>
        <w:r w:rsidR="00815993">
          <w:rPr>
            <w:webHidden/>
          </w:rPr>
          <w:fldChar w:fldCharType="begin"/>
        </w:r>
        <w:r w:rsidR="00815993">
          <w:rPr>
            <w:webHidden/>
          </w:rPr>
          <w:instrText xml:space="preserve"> PAGEREF _Toc104039651 \h </w:instrText>
        </w:r>
        <w:r w:rsidR="00815993">
          <w:rPr>
            <w:webHidden/>
          </w:rPr>
        </w:r>
        <w:r w:rsidR="00815993">
          <w:rPr>
            <w:webHidden/>
          </w:rPr>
          <w:fldChar w:fldCharType="separate"/>
        </w:r>
        <w:r w:rsidR="009F0BCE">
          <w:rPr>
            <w:webHidden/>
          </w:rPr>
          <w:t>6</w:t>
        </w:r>
        <w:r w:rsidR="00815993">
          <w:rPr>
            <w:webHidden/>
          </w:rPr>
          <w:fldChar w:fldCharType="end"/>
        </w:r>
      </w:hyperlink>
    </w:p>
    <w:p w14:paraId="38C54668" w14:textId="39CC8588" w:rsidR="00815993" w:rsidRDefault="00000000">
      <w:pPr>
        <w:pStyle w:val="TOC3"/>
        <w:rPr>
          <w:rFonts w:asciiTheme="minorHAnsi" w:eastAsiaTheme="minorEastAsia" w:hAnsiTheme="minorHAnsi" w:cstheme="minorBidi"/>
          <w:kern w:val="2"/>
          <w:szCs w:val="22"/>
        </w:rPr>
      </w:pPr>
      <w:hyperlink w:anchor="_Toc104039652" w:history="1">
        <w:r w:rsidR="00815993" w:rsidRPr="002F52D0">
          <w:rPr>
            <w:rStyle w:val="a8"/>
          </w:rPr>
          <w:t>2.2.1 模型的训练</w:t>
        </w:r>
        <w:r w:rsidR="00815993">
          <w:rPr>
            <w:webHidden/>
          </w:rPr>
          <w:tab/>
        </w:r>
        <w:r w:rsidR="00815993">
          <w:rPr>
            <w:webHidden/>
          </w:rPr>
          <w:fldChar w:fldCharType="begin"/>
        </w:r>
        <w:r w:rsidR="00815993">
          <w:rPr>
            <w:webHidden/>
          </w:rPr>
          <w:instrText xml:space="preserve"> PAGEREF _Toc104039652 \h </w:instrText>
        </w:r>
        <w:r w:rsidR="00815993">
          <w:rPr>
            <w:webHidden/>
          </w:rPr>
        </w:r>
        <w:r w:rsidR="00815993">
          <w:rPr>
            <w:webHidden/>
          </w:rPr>
          <w:fldChar w:fldCharType="separate"/>
        </w:r>
        <w:r w:rsidR="009F0BCE">
          <w:rPr>
            <w:webHidden/>
          </w:rPr>
          <w:t>7</w:t>
        </w:r>
        <w:r w:rsidR="00815993">
          <w:rPr>
            <w:webHidden/>
          </w:rPr>
          <w:fldChar w:fldCharType="end"/>
        </w:r>
      </w:hyperlink>
    </w:p>
    <w:p w14:paraId="032AE425" w14:textId="7FE3DC3A" w:rsidR="00815993" w:rsidRDefault="00000000">
      <w:pPr>
        <w:pStyle w:val="TOC3"/>
        <w:rPr>
          <w:rFonts w:asciiTheme="minorHAnsi" w:eastAsiaTheme="minorEastAsia" w:hAnsiTheme="minorHAnsi" w:cstheme="minorBidi"/>
          <w:kern w:val="2"/>
          <w:szCs w:val="22"/>
        </w:rPr>
      </w:pPr>
      <w:hyperlink w:anchor="_Toc104039653" w:history="1">
        <w:r w:rsidR="00815993" w:rsidRPr="002F52D0">
          <w:rPr>
            <w:rStyle w:val="a8"/>
          </w:rPr>
          <w:t>2.2.2 设计原则</w:t>
        </w:r>
        <w:r w:rsidR="00815993">
          <w:rPr>
            <w:webHidden/>
          </w:rPr>
          <w:tab/>
        </w:r>
        <w:r w:rsidR="00815993">
          <w:rPr>
            <w:webHidden/>
          </w:rPr>
          <w:fldChar w:fldCharType="begin"/>
        </w:r>
        <w:r w:rsidR="00815993">
          <w:rPr>
            <w:webHidden/>
          </w:rPr>
          <w:instrText xml:space="preserve"> PAGEREF _Toc104039653 \h </w:instrText>
        </w:r>
        <w:r w:rsidR="00815993">
          <w:rPr>
            <w:webHidden/>
          </w:rPr>
        </w:r>
        <w:r w:rsidR="00815993">
          <w:rPr>
            <w:webHidden/>
          </w:rPr>
          <w:fldChar w:fldCharType="separate"/>
        </w:r>
        <w:r w:rsidR="009F0BCE">
          <w:rPr>
            <w:webHidden/>
          </w:rPr>
          <w:t>7</w:t>
        </w:r>
        <w:r w:rsidR="00815993">
          <w:rPr>
            <w:webHidden/>
          </w:rPr>
          <w:fldChar w:fldCharType="end"/>
        </w:r>
      </w:hyperlink>
    </w:p>
    <w:p w14:paraId="1F7F1A30" w14:textId="71E2D48D" w:rsidR="00815993" w:rsidRDefault="00000000">
      <w:pPr>
        <w:pStyle w:val="TOC2"/>
        <w:rPr>
          <w:rFonts w:asciiTheme="minorHAnsi" w:eastAsiaTheme="minorEastAsia" w:hAnsiTheme="minorHAnsi" w:cstheme="minorBidi"/>
          <w:kern w:val="2"/>
          <w:szCs w:val="22"/>
        </w:rPr>
      </w:pPr>
      <w:hyperlink w:anchor="_Toc104039654" w:history="1">
        <w:r w:rsidR="00815993" w:rsidRPr="002F52D0">
          <w:rPr>
            <w:rStyle w:val="a8"/>
          </w:rPr>
          <w:t>2.3 卷积神经网络</w:t>
        </w:r>
        <w:r w:rsidR="00815993">
          <w:rPr>
            <w:webHidden/>
          </w:rPr>
          <w:tab/>
        </w:r>
        <w:r w:rsidR="00815993">
          <w:rPr>
            <w:webHidden/>
          </w:rPr>
          <w:fldChar w:fldCharType="begin"/>
        </w:r>
        <w:r w:rsidR="00815993">
          <w:rPr>
            <w:webHidden/>
          </w:rPr>
          <w:instrText xml:space="preserve"> PAGEREF _Toc104039654 \h </w:instrText>
        </w:r>
        <w:r w:rsidR="00815993">
          <w:rPr>
            <w:webHidden/>
          </w:rPr>
        </w:r>
        <w:r w:rsidR="00815993">
          <w:rPr>
            <w:webHidden/>
          </w:rPr>
          <w:fldChar w:fldCharType="separate"/>
        </w:r>
        <w:r w:rsidR="009F0BCE">
          <w:rPr>
            <w:webHidden/>
          </w:rPr>
          <w:t>8</w:t>
        </w:r>
        <w:r w:rsidR="00815993">
          <w:rPr>
            <w:webHidden/>
          </w:rPr>
          <w:fldChar w:fldCharType="end"/>
        </w:r>
      </w:hyperlink>
    </w:p>
    <w:p w14:paraId="6A1C6680" w14:textId="15F42DB0" w:rsidR="00815993" w:rsidRDefault="00000000">
      <w:pPr>
        <w:pStyle w:val="TOC3"/>
        <w:rPr>
          <w:rFonts w:asciiTheme="minorHAnsi" w:eastAsiaTheme="minorEastAsia" w:hAnsiTheme="minorHAnsi" w:cstheme="minorBidi"/>
          <w:kern w:val="2"/>
          <w:szCs w:val="22"/>
        </w:rPr>
      </w:pPr>
      <w:hyperlink w:anchor="_Toc104039655" w:history="1">
        <w:r w:rsidR="00815993" w:rsidRPr="002F52D0">
          <w:rPr>
            <w:rStyle w:val="a8"/>
          </w:rPr>
          <w:t>2.3.1 卷积神经网络的组成</w:t>
        </w:r>
        <w:r w:rsidR="00815993">
          <w:rPr>
            <w:webHidden/>
          </w:rPr>
          <w:tab/>
        </w:r>
        <w:r w:rsidR="00815993">
          <w:rPr>
            <w:webHidden/>
          </w:rPr>
          <w:fldChar w:fldCharType="begin"/>
        </w:r>
        <w:r w:rsidR="00815993">
          <w:rPr>
            <w:webHidden/>
          </w:rPr>
          <w:instrText xml:space="preserve"> PAGEREF _Toc104039655 \h </w:instrText>
        </w:r>
        <w:r w:rsidR="00815993">
          <w:rPr>
            <w:webHidden/>
          </w:rPr>
        </w:r>
        <w:r w:rsidR="00815993">
          <w:rPr>
            <w:webHidden/>
          </w:rPr>
          <w:fldChar w:fldCharType="separate"/>
        </w:r>
        <w:r w:rsidR="009F0BCE">
          <w:rPr>
            <w:webHidden/>
          </w:rPr>
          <w:t>8</w:t>
        </w:r>
        <w:r w:rsidR="00815993">
          <w:rPr>
            <w:webHidden/>
          </w:rPr>
          <w:fldChar w:fldCharType="end"/>
        </w:r>
      </w:hyperlink>
    </w:p>
    <w:p w14:paraId="5E951CC8" w14:textId="5C91F357" w:rsidR="00815993" w:rsidRDefault="00000000">
      <w:pPr>
        <w:pStyle w:val="TOC3"/>
        <w:rPr>
          <w:rFonts w:asciiTheme="minorHAnsi" w:eastAsiaTheme="minorEastAsia" w:hAnsiTheme="minorHAnsi" w:cstheme="minorBidi"/>
          <w:kern w:val="2"/>
          <w:szCs w:val="22"/>
        </w:rPr>
      </w:pPr>
      <w:hyperlink w:anchor="_Toc104039656" w:history="1">
        <w:r w:rsidR="00815993" w:rsidRPr="002F52D0">
          <w:rPr>
            <w:rStyle w:val="a8"/>
          </w:rPr>
          <w:t>2.3.2 评价指标</w:t>
        </w:r>
        <w:r w:rsidR="00815993">
          <w:rPr>
            <w:webHidden/>
          </w:rPr>
          <w:tab/>
        </w:r>
        <w:r w:rsidR="00815993">
          <w:rPr>
            <w:webHidden/>
          </w:rPr>
          <w:fldChar w:fldCharType="begin"/>
        </w:r>
        <w:r w:rsidR="00815993">
          <w:rPr>
            <w:webHidden/>
          </w:rPr>
          <w:instrText xml:space="preserve"> PAGEREF _Toc104039656 \h </w:instrText>
        </w:r>
        <w:r w:rsidR="00815993">
          <w:rPr>
            <w:webHidden/>
          </w:rPr>
        </w:r>
        <w:r w:rsidR="00815993">
          <w:rPr>
            <w:webHidden/>
          </w:rPr>
          <w:fldChar w:fldCharType="separate"/>
        </w:r>
        <w:r w:rsidR="009F0BCE">
          <w:rPr>
            <w:webHidden/>
          </w:rPr>
          <w:t>11</w:t>
        </w:r>
        <w:r w:rsidR="00815993">
          <w:rPr>
            <w:webHidden/>
          </w:rPr>
          <w:fldChar w:fldCharType="end"/>
        </w:r>
      </w:hyperlink>
    </w:p>
    <w:p w14:paraId="197E0E28" w14:textId="076706E4" w:rsidR="00815993" w:rsidRDefault="00000000">
      <w:pPr>
        <w:pStyle w:val="TOC1"/>
        <w:rPr>
          <w:rFonts w:asciiTheme="minorHAnsi" w:eastAsiaTheme="minorEastAsia" w:hAnsiTheme="minorHAnsi" w:cstheme="minorBidi"/>
          <w:kern w:val="2"/>
          <w:sz w:val="21"/>
          <w:szCs w:val="22"/>
        </w:rPr>
      </w:pPr>
      <w:hyperlink w:anchor="_Toc104039657" w:history="1">
        <w:r w:rsidR="00815993" w:rsidRPr="002F52D0">
          <w:rPr>
            <w:rStyle w:val="a8"/>
          </w:rPr>
          <w:t>3 U-Net模型</w:t>
        </w:r>
        <w:r w:rsidR="00815993">
          <w:rPr>
            <w:webHidden/>
          </w:rPr>
          <w:tab/>
        </w:r>
        <w:r w:rsidR="00815993">
          <w:rPr>
            <w:webHidden/>
          </w:rPr>
          <w:fldChar w:fldCharType="begin"/>
        </w:r>
        <w:r w:rsidR="00815993">
          <w:rPr>
            <w:webHidden/>
          </w:rPr>
          <w:instrText xml:space="preserve"> PAGEREF _Toc104039657 \h </w:instrText>
        </w:r>
        <w:r w:rsidR="00815993">
          <w:rPr>
            <w:webHidden/>
          </w:rPr>
        </w:r>
        <w:r w:rsidR="00815993">
          <w:rPr>
            <w:webHidden/>
          </w:rPr>
          <w:fldChar w:fldCharType="separate"/>
        </w:r>
        <w:r w:rsidR="009F0BCE">
          <w:rPr>
            <w:webHidden/>
          </w:rPr>
          <w:t>11</w:t>
        </w:r>
        <w:r w:rsidR="00815993">
          <w:rPr>
            <w:webHidden/>
          </w:rPr>
          <w:fldChar w:fldCharType="end"/>
        </w:r>
      </w:hyperlink>
    </w:p>
    <w:p w14:paraId="13F1E4C8" w14:textId="4A537346" w:rsidR="00815993" w:rsidRDefault="00000000">
      <w:pPr>
        <w:pStyle w:val="TOC2"/>
        <w:rPr>
          <w:rFonts w:asciiTheme="minorHAnsi" w:eastAsiaTheme="minorEastAsia" w:hAnsiTheme="minorHAnsi" w:cstheme="minorBidi"/>
          <w:kern w:val="2"/>
          <w:szCs w:val="22"/>
        </w:rPr>
      </w:pPr>
      <w:hyperlink w:anchor="_Toc104039658" w:history="1">
        <w:r w:rsidR="00815993" w:rsidRPr="002F52D0">
          <w:rPr>
            <w:rStyle w:val="a8"/>
          </w:rPr>
          <w:t>3.1 前言</w:t>
        </w:r>
        <w:r w:rsidR="00815993">
          <w:rPr>
            <w:webHidden/>
          </w:rPr>
          <w:tab/>
        </w:r>
        <w:r w:rsidR="00815993">
          <w:rPr>
            <w:webHidden/>
          </w:rPr>
          <w:fldChar w:fldCharType="begin"/>
        </w:r>
        <w:r w:rsidR="00815993">
          <w:rPr>
            <w:webHidden/>
          </w:rPr>
          <w:instrText xml:space="preserve"> PAGEREF _Toc104039658 \h </w:instrText>
        </w:r>
        <w:r w:rsidR="00815993">
          <w:rPr>
            <w:webHidden/>
          </w:rPr>
        </w:r>
        <w:r w:rsidR="00815993">
          <w:rPr>
            <w:webHidden/>
          </w:rPr>
          <w:fldChar w:fldCharType="separate"/>
        </w:r>
        <w:r w:rsidR="009F0BCE">
          <w:rPr>
            <w:webHidden/>
          </w:rPr>
          <w:t>11</w:t>
        </w:r>
        <w:r w:rsidR="00815993">
          <w:rPr>
            <w:webHidden/>
          </w:rPr>
          <w:fldChar w:fldCharType="end"/>
        </w:r>
      </w:hyperlink>
    </w:p>
    <w:p w14:paraId="41E294BD" w14:textId="2E5269F4" w:rsidR="00815993" w:rsidRDefault="00000000">
      <w:pPr>
        <w:pStyle w:val="TOC2"/>
        <w:rPr>
          <w:rFonts w:asciiTheme="minorHAnsi" w:eastAsiaTheme="minorEastAsia" w:hAnsiTheme="minorHAnsi" w:cstheme="minorBidi"/>
          <w:kern w:val="2"/>
          <w:szCs w:val="22"/>
        </w:rPr>
      </w:pPr>
      <w:hyperlink w:anchor="_Toc104039659" w:history="1">
        <w:r w:rsidR="00815993" w:rsidRPr="002F52D0">
          <w:rPr>
            <w:rStyle w:val="a8"/>
          </w:rPr>
          <w:t>3.2 模型详解</w:t>
        </w:r>
        <w:r w:rsidR="00815993">
          <w:rPr>
            <w:webHidden/>
          </w:rPr>
          <w:tab/>
        </w:r>
        <w:r w:rsidR="00815993">
          <w:rPr>
            <w:webHidden/>
          </w:rPr>
          <w:fldChar w:fldCharType="begin"/>
        </w:r>
        <w:r w:rsidR="00815993">
          <w:rPr>
            <w:webHidden/>
          </w:rPr>
          <w:instrText xml:space="preserve"> PAGEREF _Toc104039659 \h </w:instrText>
        </w:r>
        <w:r w:rsidR="00815993">
          <w:rPr>
            <w:webHidden/>
          </w:rPr>
        </w:r>
        <w:r w:rsidR="00815993">
          <w:rPr>
            <w:webHidden/>
          </w:rPr>
          <w:fldChar w:fldCharType="separate"/>
        </w:r>
        <w:r w:rsidR="009F0BCE">
          <w:rPr>
            <w:webHidden/>
          </w:rPr>
          <w:t>11</w:t>
        </w:r>
        <w:r w:rsidR="00815993">
          <w:rPr>
            <w:webHidden/>
          </w:rPr>
          <w:fldChar w:fldCharType="end"/>
        </w:r>
      </w:hyperlink>
    </w:p>
    <w:p w14:paraId="2C70E676" w14:textId="5F1F3252" w:rsidR="00815993" w:rsidRDefault="00000000">
      <w:pPr>
        <w:pStyle w:val="TOC3"/>
        <w:rPr>
          <w:rFonts w:asciiTheme="minorHAnsi" w:eastAsiaTheme="minorEastAsia" w:hAnsiTheme="minorHAnsi" w:cstheme="minorBidi"/>
          <w:kern w:val="2"/>
          <w:szCs w:val="22"/>
        </w:rPr>
      </w:pPr>
      <w:hyperlink w:anchor="_Toc104039660" w:history="1">
        <w:r w:rsidR="00815993" w:rsidRPr="002F52D0">
          <w:rPr>
            <w:rStyle w:val="a8"/>
          </w:rPr>
          <w:t>3.2.1 U-Net的网络结构</w:t>
        </w:r>
        <w:r w:rsidR="00815993">
          <w:rPr>
            <w:webHidden/>
          </w:rPr>
          <w:tab/>
        </w:r>
        <w:r w:rsidR="00815993">
          <w:rPr>
            <w:webHidden/>
          </w:rPr>
          <w:fldChar w:fldCharType="begin"/>
        </w:r>
        <w:r w:rsidR="00815993">
          <w:rPr>
            <w:webHidden/>
          </w:rPr>
          <w:instrText xml:space="preserve"> PAGEREF _Toc104039660 \h </w:instrText>
        </w:r>
        <w:r w:rsidR="00815993">
          <w:rPr>
            <w:webHidden/>
          </w:rPr>
        </w:r>
        <w:r w:rsidR="00815993">
          <w:rPr>
            <w:webHidden/>
          </w:rPr>
          <w:fldChar w:fldCharType="separate"/>
        </w:r>
        <w:r w:rsidR="009F0BCE">
          <w:rPr>
            <w:webHidden/>
          </w:rPr>
          <w:t>11</w:t>
        </w:r>
        <w:r w:rsidR="00815993">
          <w:rPr>
            <w:webHidden/>
          </w:rPr>
          <w:fldChar w:fldCharType="end"/>
        </w:r>
      </w:hyperlink>
    </w:p>
    <w:p w14:paraId="02460181" w14:textId="349EA2A0" w:rsidR="00815993" w:rsidRDefault="00000000">
      <w:pPr>
        <w:pStyle w:val="TOC3"/>
        <w:rPr>
          <w:rFonts w:asciiTheme="minorHAnsi" w:eastAsiaTheme="minorEastAsia" w:hAnsiTheme="minorHAnsi" w:cstheme="minorBidi"/>
          <w:kern w:val="2"/>
          <w:szCs w:val="22"/>
        </w:rPr>
      </w:pPr>
      <w:hyperlink w:anchor="_Toc104039661" w:history="1">
        <w:r w:rsidR="00815993" w:rsidRPr="002F52D0">
          <w:rPr>
            <w:rStyle w:val="a8"/>
          </w:rPr>
          <w:t>3.2.2 输入数据</w:t>
        </w:r>
        <w:r w:rsidR="00815993">
          <w:rPr>
            <w:webHidden/>
          </w:rPr>
          <w:tab/>
        </w:r>
        <w:r w:rsidR="00815993">
          <w:rPr>
            <w:webHidden/>
          </w:rPr>
          <w:fldChar w:fldCharType="begin"/>
        </w:r>
        <w:r w:rsidR="00815993">
          <w:rPr>
            <w:webHidden/>
          </w:rPr>
          <w:instrText xml:space="preserve"> PAGEREF _Toc104039661 \h </w:instrText>
        </w:r>
        <w:r w:rsidR="00815993">
          <w:rPr>
            <w:webHidden/>
          </w:rPr>
        </w:r>
        <w:r w:rsidR="00815993">
          <w:rPr>
            <w:webHidden/>
          </w:rPr>
          <w:fldChar w:fldCharType="separate"/>
        </w:r>
        <w:r w:rsidR="009F0BCE">
          <w:rPr>
            <w:webHidden/>
          </w:rPr>
          <w:t>12</w:t>
        </w:r>
        <w:r w:rsidR="00815993">
          <w:rPr>
            <w:webHidden/>
          </w:rPr>
          <w:fldChar w:fldCharType="end"/>
        </w:r>
      </w:hyperlink>
    </w:p>
    <w:p w14:paraId="52B47406" w14:textId="3A763521" w:rsidR="00815993" w:rsidRDefault="00000000">
      <w:pPr>
        <w:pStyle w:val="TOC3"/>
        <w:rPr>
          <w:rFonts w:asciiTheme="minorHAnsi" w:eastAsiaTheme="minorEastAsia" w:hAnsiTheme="minorHAnsi" w:cstheme="minorBidi"/>
          <w:kern w:val="2"/>
          <w:szCs w:val="22"/>
        </w:rPr>
      </w:pPr>
      <w:hyperlink w:anchor="_Toc104039662" w:history="1">
        <w:r w:rsidR="00815993" w:rsidRPr="002F52D0">
          <w:rPr>
            <w:rStyle w:val="a8"/>
          </w:rPr>
          <w:t>3.2.3 损失函数</w:t>
        </w:r>
        <w:r w:rsidR="00815993">
          <w:rPr>
            <w:webHidden/>
          </w:rPr>
          <w:tab/>
        </w:r>
        <w:r w:rsidR="00815993">
          <w:rPr>
            <w:webHidden/>
          </w:rPr>
          <w:fldChar w:fldCharType="begin"/>
        </w:r>
        <w:r w:rsidR="00815993">
          <w:rPr>
            <w:webHidden/>
          </w:rPr>
          <w:instrText xml:space="preserve"> PAGEREF _Toc104039662 \h </w:instrText>
        </w:r>
        <w:r w:rsidR="00815993">
          <w:rPr>
            <w:webHidden/>
          </w:rPr>
        </w:r>
        <w:r w:rsidR="00815993">
          <w:rPr>
            <w:webHidden/>
          </w:rPr>
          <w:fldChar w:fldCharType="separate"/>
        </w:r>
        <w:r w:rsidR="009F0BCE">
          <w:rPr>
            <w:webHidden/>
          </w:rPr>
          <w:t>13</w:t>
        </w:r>
        <w:r w:rsidR="00815993">
          <w:rPr>
            <w:webHidden/>
          </w:rPr>
          <w:fldChar w:fldCharType="end"/>
        </w:r>
      </w:hyperlink>
    </w:p>
    <w:p w14:paraId="6FD3F2EE" w14:textId="49434EE1" w:rsidR="00815993" w:rsidRDefault="00000000">
      <w:pPr>
        <w:pStyle w:val="TOC2"/>
        <w:rPr>
          <w:rFonts w:asciiTheme="minorHAnsi" w:eastAsiaTheme="minorEastAsia" w:hAnsiTheme="minorHAnsi" w:cstheme="minorBidi"/>
          <w:kern w:val="2"/>
          <w:szCs w:val="22"/>
        </w:rPr>
      </w:pPr>
      <w:hyperlink w:anchor="_Toc104039663" w:history="1">
        <w:r w:rsidR="00815993" w:rsidRPr="002F52D0">
          <w:rPr>
            <w:rStyle w:val="a8"/>
          </w:rPr>
          <w:t>3.3 数据扩充</w:t>
        </w:r>
        <w:r w:rsidR="00815993">
          <w:rPr>
            <w:webHidden/>
          </w:rPr>
          <w:tab/>
        </w:r>
        <w:r w:rsidR="00815993">
          <w:rPr>
            <w:webHidden/>
          </w:rPr>
          <w:fldChar w:fldCharType="begin"/>
        </w:r>
        <w:r w:rsidR="00815993">
          <w:rPr>
            <w:webHidden/>
          </w:rPr>
          <w:instrText xml:space="preserve"> PAGEREF _Toc104039663 \h </w:instrText>
        </w:r>
        <w:r w:rsidR="00815993">
          <w:rPr>
            <w:webHidden/>
          </w:rPr>
        </w:r>
        <w:r w:rsidR="00815993">
          <w:rPr>
            <w:webHidden/>
          </w:rPr>
          <w:fldChar w:fldCharType="separate"/>
        </w:r>
        <w:r w:rsidR="009F0BCE">
          <w:rPr>
            <w:webHidden/>
          </w:rPr>
          <w:t>13</w:t>
        </w:r>
        <w:r w:rsidR="00815993">
          <w:rPr>
            <w:webHidden/>
          </w:rPr>
          <w:fldChar w:fldCharType="end"/>
        </w:r>
      </w:hyperlink>
    </w:p>
    <w:p w14:paraId="311B82C2" w14:textId="4F57CF89" w:rsidR="00815993" w:rsidRDefault="00000000">
      <w:pPr>
        <w:pStyle w:val="TOC2"/>
        <w:rPr>
          <w:rFonts w:asciiTheme="minorHAnsi" w:eastAsiaTheme="minorEastAsia" w:hAnsiTheme="minorHAnsi" w:cstheme="minorBidi"/>
          <w:kern w:val="2"/>
          <w:szCs w:val="22"/>
        </w:rPr>
      </w:pPr>
      <w:hyperlink w:anchor="_Toc104039664" w:history="1">
        <w:r w:rsidR="00815993" w:rsidRPr="002F52D0">
          <w:rPr>
            <w:rStyle w:val="a8"/>
          </w:rPr>
          <w:t>3.4 总结</w:t>
        </w:r>
        <w:r w:rsidR="00815993">
          <w:rPr>
            <w:webHidden/>
          </w:rPr>
          <w:tab/>
        </w:r>
        <w:r w:rsidR="00815993">
          <w:rPr>
            <w:webHidden/>
          </w:rPr>
          <w:fldChar w:fldCharType="begin"/>
        </w:r>
        <w:r w:rsidR="00815993">
          <w:rPr>
            <w:webHidden/>
          </w:rPr>
          <w:instrText xml:space="preserve"> PAGEREF _Toc104039664 \h </w:instrText>
        </w:r>
        <w:r w:rsidR="00815993">
          <w:rPr>
            <w:webHidden/>
          </w:rPr>
        </w:r>
        <w:r w:rsidR="00815993">
          <w:rPr>
            <w:webHidden/>
          </w:rPr>
          <w:fldChar w:fldCharType="separate"/>
        </w:r>
        <w:r w:rsidR="009F0BCE">
          <w:rPr>
            <w:webHidden/>
          </w:rPr>
          <w:t>13</w:t>
        </w:r>
        <w:r w:rsidR="00815993">
          <w:rPr>
            <w:webHidden/>
          </w:rPr>
          <w:fldChar w:fldCharType="end"/>
        </w:r>
      </w:hyperlink>
    </w:p>
    <w:p w14:paraId="07740E58" w14:textId="7F238BAA" w:rsidR="00815993" w:rsidRDefault="00000000">
      <w:pPr>
        <w:pStyle w:val="TOC1"/>
        <w:rPr>
          <w:rFonts w:asciiTheme="minorHAnsi" w:eastAsiaTheme="minorEastAsia" w:hAnsiTheme="minorHAnsi" w:cstheme="minorBidi"/>
          <w:kern w:val="2"/>
          <w:sz w:val="21"/>
          <w:szCs w:val="22"/>
        </w:rPr>
      </w:pPr>
      <w:hyperlink w:anchor="_Toc104039665" w:history="1">
        <w:r w:rsidR="00815993" w:rsidRPr="002F52D0">
          <w:rPr>
            <w:rStyle w:val="a8"/>
          </w:rPr>
          <w:t>4 用于肝脏图像分割的过完备卷积结构网络KiU-Net</w:t>
        </w:r>
        <w:r w:rsidR="00815993">
          <w:rPr>
            <w:webHidden/>
          </w:rPr>
          <w:tab/>
        </w:r>
        <w:r w:rsidR="00815993">
          <w:rPr>
            <w:webHidden/>
          </w:rPr>
          <w:fldChar w:fldCharType="begin"/>
        </w:r>
        <w:r w:rsidR="00815993">
          <w:rPr>
            <w:webHidden/>
          </w:rPr>
          <w:instrText xml:space="preserve"> PAGEREF _Toc104039665 \h </w:instrText>
        </w:r>
        <w:r w:rsidR="00815993">
          <w:rPr>
            <w:webHidden/>
          </w:rPr>
        </w:r>
        <w:r w:rsidR="00815993">
          <w:rPr>
            <w:webHidden/>
          </w:rPr>
          <w:fldChar w:fldCharType="separate"/>
        </w:r>
        <w:r w:rsidR="009F0BCE">
          <w:rPr>
            <w:webHidden/>
          </w:rPr>
          <w:t>14</w:t>
        </w:r>
        <w:r w:rsidR="00815993">
          <w:rPr>
            <w:webHidden/>
          </w:rPr>
          <w:fldChar w:fldCharType="end"/>
        </w:r>
      </w:hyperlink>
    </w:p>
    <w:p w14:paraId="0A56EC7C" w14:textId="710265A2" w:rsidR="00815993" w:rsidRDefault="00000000">
      <w:pPr>
        <w:pStyle w:val="TOC2"/>
        <w:rPr>
          <w:rFonts w:asciiTheme="minorHAnsi" w:eastAsiaTheme="minorEastAsia" w:hAnsiTheme="minorHAnsi" w:cstheme="minorBidi"/>
          <w:kern w:val="2"/>
          <w:szCs w:val="22"/>
        </w:rPr>
      </w:pPr>
      <w:hyperlink w:anchor="_Toc104039666" w:history="1">
        <w:r w:rsidR="00815993" w:rsidRPr="002F52D0">
          <w:rPr>
            <w:rStyle w:val="a8"/>
          </w:rPr>
          <w:t>4.1 U-Net网络的不足之处</w:t>
        </w:r>
        <w:r w:rsidR="00815993">
          <w:rPr>
            <w:webHidden/>
          </w:rPr>
          <w:tab/>
        </w:r>
        <w:r w:rsidR="00815993">
          <w:rPr>
            <w:webHidden/>
          </w:rPr>
          <w:fldChar w:fldCharType="begin"/>
        </w:r>
        <w:r w:rsidR="00815993">
          <w:rPr>
            <w:webHidden/>
          </w:rPr>
          <w:instrText xml:space="preserve"> PAGEREF _Toc104039666 \h </w:instrText>
        </w:r>
        <w:r w:rsidR="00815993">
          <w:rPr>
            <w:webHidden/>
          </w:rPr>
        </w:r>
        <w:r w:rsidR="00815993">
          <w:rPr>
            <w:webHidden/>
          </w:rPr>
          <w:fldChar w:fldCharType="separate"/>
        </w:r>
        <w:r w:rsidR="009F0BCE">
          <w:rPr>
            <w:webHidden/>
          </w:rPr>
          <w:t>14</w:t>
        </w:r>
        <w:r w:rsidR="00815993">
          <w:rPr>
            <w:webHidden/>
          </w:rPr>
          <w:fldChar w:fldCharType="end"/>
        </w:r>
      </w:hyperlink>
    </w:p>
    <w:p w14:paraId="43BB1276" w14:textId="57D5C297" w:rsidR="00815993" w:rsidRDefault="00000000">
      <w:pPr>
        <w:pStyle w:val="TOC2"/>
        <w:rPr>
          <w:rFonts w:asciiTheme="minorHAnsi" w:eastAsiaTheme="minorEastAsia" w:hAnsiTheme="minorHAnsi" w:cstheme="minorBidi"/>
          <w:kern w:val="2"/>
          <w:szCs w:val="22"/>
        </w:rPr>
      </w:pPr>
      <w:hyperlink w:anchor="_Toc104039667" w:history="1">
        <w:r w:rsidR="00815993" w:rsidRPr="002F52D0">
          <w:rPr>
            <w:rStyle w:val="a8"/>
          </w:rPr>
          <w:t>4.2 过完备表示法</w:t>
        </w:r>
        <w:r w:rsidR="00815993">
          <w:rPr>
            <w:webHidden/>
          </w:rPr>
          <w:tab/>
        </w:r>
        <w:r w:rsidR="00815993">
          <w:rPr>
            <w:webHidden/>
          </w:rPr>
          <w:fldChar w:fldCharType="begin"/>
        </w:r>
        <w:r w:rsidR="00815993">
          <w:rPr>
            <w:webHidden/>
          </w:rPr>
          <w:instrText xml:space="preserve"> PAGEREF _Toc104039667 \h </w:instrText>
        </w:r>
        <w:r w:rsidR="00815993">
          <w:rPr>
            <w:webHidden/>
          </w:rPr>
        </w:r>
        <w:r w:rsidR="00815993">
          <w:rPr>
            <w:webHidden/>
          </w:rPr>
          <w:fldChar w:fldCharType="separate"/>
        </w:r>
        <w:r w:rsidR="009F0BCE">
          <w:rPr>
            <w:webHidden/>
          </w:rPr>
          <w:t>14</w:t>
        </w:r>
        <w:r w:rsidR="00815993">
          <w:rPr>
            <w:webHidden/>
          </w:rPr>
          <w:fldChar w:fldCharType="end"/>
        </w:r>
      </w:hyperlink>
    </w:p>
    <w:p w14:paraId="7AC0024B" w14:textId="441015FA" w:rsidR="00815993" w:rsidRDefault="00000000">
      <w:pPr>
        <w:pStyle w:val="TOC2"/>
        <w:rPr>
          <w:rFonts w:asciiTheme="minorHAnsi" w:eastAsiaTheme="minorEastAsia" w:hAnsiTheme="minorHAnsi" w:cstheme="minorBidi"/>
          <w:kern w:val="2"/>
          <w:szCs w:val="22"/>
        </w:rPr>
      </w:pPr>
      <w:hyperlink w:anchor="_Toc104039668" w:history="1">
        <w:r w:rsidR="00815993" w:rsidRPr="002F52D0">
          <w:rPr>
            <w:rStyle w:val="a8"/>
          </w:rPr>
          <w:t>4.3 KiU-Net的网络结构</w:t>
        </w:r>
        <w:r w:rsidR="00815993">
          <w:rPr>
            <w:webHidden/>
          </w:rPr>
          <w:tab/>
        </w:r>
        <w:r w:rsidR="00815993">
          <w:rPr>
            <w:webHidden/>
          </w:rPr>
          <w:fldChar w:fldCharType="begin"/>
        </w:r>
        <w:r w:rsidR="00815993">
          <w:rPr>
            <w:webHidden/>
          </w:rPr>
          <w:instrText xml:space="preserve"> PAGEREF _Toc104039668 \h </w:instrText>
        </w:r>
        <w:r w:rsidR="00815993">
          <w:rPr>
            <w:webHidden/>
          </w:rPr>
        </w:r>
        <w:r w:rsidR="00815993">
          <w:rPr>
            <w:webHidden/>
          </w:rPr>
          <w:fldChar w:fldCharType="separate"/>
        </w:r>
        <w:r w:rsidR="009F0BCE">
          <w:rPr>
            <w:webHidden/>
          </w:rPr>
          <w:t>15</w:t>
        </w:r>
        <w:r w:rsidR="00815993">
          <w:rPr>
            <w:webHidden/>
          </w:rPr>
          <w:fldChar w:fldCharType="end"/>
        </w:r>
      </w:hyperlink>
    </w:p>
    <w:p w14:paraId="3324F7C0" w14:textId="7040889F" w:rsidR="00815993" w:rsidRDefault="00000000">
      <w:pPr>
        <w:pStyle w:val="TOC1"/>
        <w:rPr>
          <w:rFonts w:asciiTheme="minorHAnsi" w:eastAsiaTheme="minorEastAsia" w:hAnsiTheme="minorHAnsi" w:cstheme="minorBidi"/>
          <w:kern w:val="2"/>
          <w:sz w:val="21"/>
          <w:szCs w:val="22"/>
        </w:rPr>
      </w:pPr>
      <w:hyperlink w:anchor="_Toc104039669" w:history="1">
        <w:r w:rsidR="00815993" w:rsidRPr="002F52D0">
          <w:rPr>
            <w:rStyle w:val="a8"/>
          </w:rPr>
          <w:t>5 实验设计及结果分析</w:t>
        </w:r>
        <w:r w:rsidR="00815993">
          <w:rPr>
            <w:webHidden/>
          </w:rPr>
          <w:tab/>
        </w:r>
        <w:r w:rsidR="00815993">
          <w:rPr>
            <w:webHidden/>
          </w:rPr>
          <w:fldChar w:fldCharType="begin"/>
        </w:r>
        <w:r w:rsidR="00815993">
          <w:rPr>
            <w:webHidden/>
          </w:rPr>
          <w:instrText xml:space="preserve"> PAGEREF _Toc104039669 \h </w:instrText>
        </w:r>
        <w:r w:rsidR="00815993">
          <w:rPr>
            <w:webHidden/>
          </w:rPr>
        </w:r>
        <w:r w:rsidR="00815993">
          <w:rPr>
            <w:webHidden/>
          </w:rPr>
          <w:fldChar w:fldCharType="separate"/>
        </w:r>
        <w:r w:rsidR="009F0BCE">
          <w:rPr>
            <w:webHidden/>
          </w:rPr>
          <w:t>15</w:t>
        </w:r>
        <w:r w:rsidR="00815993">
          <w:rPr>
            <w:webHidden/>
          </w:rPr>
          <w:fldChar w:fldCharType="end"/>
        </w:r>
      </w:hyperlink>
    </w:p>
    <w:p w14:paraId="2C414802" w14:textId="2ECEDADB" w:rsidR="00815993" w:rsidRDefault="00000000">
      <w:pPr>
        <w:pStyle w:val="TOC2"/>
        <w:rPr>
          <w:rFonts w:asciiTheme="minorHAnsi" w:eastAsiaTheme="minorEastAsia" w:hAnsiTheme="minorHAnsi" w:cstheme="minorBidi"/>
          <w:kern w:val="2"/>
          <w:szCs w:val="22"/>
        </w:rPr>
      </w:pPr>
      <w:hyperlink w:anchor="_Toc104039670" w:history="1">
        <w:r w:rsidR="00815993" w:rsidRPr="002F52D0">
          <w:rPr>
            <w:rStyle w:val="a8"/>
          </w:rPr>
          <w:t>5.1 实验数据</w:t>
        </w:r>
        <w:r w:rsidR="00815993">
          <w:rPr>
            <w:webHidden/>
          </w:rPr>
          <w:tab/>
        </w:r>
        <w:r w:rsidR="00815993">
          <w:rPr>
            <w:webHidden/>
          </w:rPr>
          <w:fldChar w:fldCharType="begin"/>
        </w:r>
        <w:r w:rsidR="00815993">
          <w:rPr>
            <w:webHidden/>
          </w:rPr>
          <w:instrText xml:space="preserve"> PAGEREF _Toc104039670 \h </w:instrText>
        </w:r>
        <w:r w:rsidR="00815993">
          <w:rPr>
            <w:webHidden/>
          </w:rPr>
        </w:r>
        <w:r w:rsidR="00815993">
          <w:rPr>
            <w:webHidden/>
          </w:rPr>
          <w:fldChar w:fldCharType="separate"/>
        </w:r>
        <w:r w:rsidR="009F0BCE">
          <w:rPr>
            <w:webHidden/>
          </w:rPr>
          <w:t>15</w:t>
        </w:r>
        <w:r w:rsidR="00815993">
          <w:rPr>
            <w:webHidden/>
          </w:rPr>
          <w:fldChar w:fldCharType="end"/>
        </w:r>
      </w:hyperlink>
    </w:p>
    <w:p w14:paraId="5F744499" w14:textId="5B659248" w:rsidR="00815993" w:rsidRDefault="00000000">
      <w:pPr>
        <w:pStyle w:val="TOC2"/>
        <w:rPr>
          <w:rFonts w:asciiTheme="minorHAnsi" w:eastAsiaTheme="minorEastAsia" w:hAnsiTheme="minorHAnsi" w:cstheme="minorBidi"/>
          <w:kern w:val="2"/>
          <w:szCs w:val="22"/>
        </w:rPr>
      </w:pPr>
      <w:hyperlink w:anchor="_Toc104039671" w:history="1">
        <w:r w:rsidR="00815993" w:rsidRPr="002F52D0">
          <w:rPr>
            <w:rStyle w:val="a8"/>
          </w:rPr>
          <w:t>5.2 实验环境</w:t>
        </w:r>
        <w:r w:rsidR="00815993">
          <w:rPr>
            <w:webHidden/>
          </w:rPr>
          <w:tab/>
        </w:r>
        <w:r w:rsidR="00815993">
          <w:rPr>
            <w:webHidden/>
          </w:rPr>
          <w:fldChar w:fldCharType="begin"/>
        </w:r>
        <w:r w:rsidR="00815993">
          <w:rPr>
            <w:webHidden/>
          </w:rPr>
          <w:instrText xml:space="preserve"> PAGEREF _Toc104039671 \h </w:instrText>
        </w:r>
        <w:r w:rsidR="00815993">
          <w:rPr>
            <w:webHidden/>
          </w:rPr>
        </w:r>
        <w:r w:rsidR="00815993">
          <w:rPr>
            <w:webHidden/>
          </w:rPr>
          <w:fldChar w:fldCharType="separate"/>
        </w:r>
        <w:r w:rsidR="009F0BCE">
          <w:rPr>
            <w:webHidden/>
          </w:rPr>
          <w:t>16</w:t>
        </w:r>
        <w:r w:rsidR="00815993">
          <w:rPr>
            <w:webHidden/>
          </w:rPr>
          <w:fldChar w:fldCharType="end"/>
        </w:r>
      </w:hyperlink>
    </w:p>
    <w:p w14:paraId="0A78938D" w14:textId="26507599" w:rsidR="00815993" w:rsidRDefault="00000000">
      <w:pPr>
        <w:pStyle w:val="TOC2"/>
        <w:rPr>
          <w:rFonts w:asciiTheme="minorHAnsi" w:eastAsiaTheme="minorEastAsia" w:hAnsiTheme="minorHAnsi" w:cstheme="minorBidi"/>
          <w:kern w:val="2"/>
          <w:szCs w:val="22"/>
        </w:rPr>
      </w:pPr>
      <w:hyperlink w:anchor="_Toc104039672" w:history="1">
        <w:r w:rsidR="00815993" w:rsidRPr="002F52D0">
          <w:rPr>
            <w:rStyle w:val="a8"/>
          </w:rPr>
          <w:t>5.3 评价指标</w:t>
        </w:r>
        <w:r w:rsidR="00815993">
          <w:rPr>
            <w:webHidden/>
          </w:rPr>
          <w:tab/>
        </w:r>
        <w:r w:rsidR="00815993">
          <w:rPr>
            <w:webHidden/>
          </w:rPr>
          <w:fldChar w:fldCharType="begin"/>
        </w:r>
        <w:r w:rsidR="00815993">
          <w:rPr>
            <w:webHidden/>
          </w:rPr>
          <w:instrText xml:space="preserve"> PAGEREF _Toc104039672 \h </w:instrText>
        </w:r>
        <w:r w:rsidR="00815993">
          <w:rPr>
            <w:webHidden/>
          </w:rPr>
        </w:r>
        <w:r w:rsidR="00815993">
          <w:rPr>
            <w:webHidden/>
          </w:rPr>
          <w:fldChar w:fldCharType="separate"/>
        </w:r>
        <w:r w:rsidR="009F0BCE">
          <w:rPr>
            <w:webHidden/>
          </w:rPr>
          <w:t>16</w:t>
        </w:r>
        <w:r w:rsidR="00815993">
          <w:rPr>
            <w:webHidden/>
          </w:rPr>
          <w:fldChar w:fldCharType="end"/>
        </w:r>
      </w:hyperlink>
    </w:p>
    <w:p w14:paraId="4EC14643" w14:textId="0B5BBE1F" w:rsidR="00815993" w:rsidRDefault="00000000">
      <w:pPr>
        <w:pStyle w:val="TOC2"/>
        <w:rPr>
          <w:rFonts w:asciiTheme="minorHAnsi" w:eastAsiaTheme="minorEastAsia" w:hAnsiTheme="minorHAnsi" w:cstheme="minorBidi"/>
          <w:kern w:val="2"/>
          <w:szCs w:val="22"/>
        </w:rPr>
      </w:pPr>
      <w:hyperlink w:anchor="_Toc104039673" w:history="1">
        <w:r w:rsidR="00815993" w:rsidRPr="002F52D0">
          <w:rPr>
            <w:rStyle w:val="a8"/>
          </w:rPr>
          <w:t>5.4 训练过程</w:t>
        </w:r>
        <w:r w:rsidR="00815993">
          <w:rPr>
            <w:webHidden/>
          </w:rPr>
          <w:tab/>
        </w:r>
        <w:r w:rsidR="00815993">
          <w:rPr>
            <w:webHidden/>
          </w:rPr>
          <w:fldChar w:fldCharType="begin"/>
        </w:r>
        <w:r w:rsidR="00815993">
          <w:rPr>
            <w:webHidden/>
          </w:rPr>
          <w:instrText xml:space="preserve"> PAGEREF _Toc104039673 \h </w:instrText>
        </w:r>
        <w:r w:rsidR="00815993">
          <w:rPr>
            <w:webHidden/>
          </w:rPr>
        </w:r>
        <w:r w:rsidR="00815993">
          <w:rPr>
            <w:webHidden/>
          </w:rPr>
          <w:fldChar w:fldCharType="separate"/>
        </w:r>
        <w:r w:rsidR="009F0BCE">
          <w:rPr>
            <w:webHidden/>
          </w:rPr>
          <w:t>18</w:t>
        </w:r>
        <w:r w:rsidR="00815993">
          <w:rPr>
            <w:webHidden/>
          </w:rPr>
          <w:fldChar w:fldCharType="end"/>
        </w:r>
      </w:hyperlink>
    </w:p>
    <w:p w14:paraId="67B16176" w14:textId="69956432" w:rsidR="00815993" w:rsidRDefault="00000000">
      <w:pPr>
        <w:pStyle w:val="TOC2"/>
        <w:rPr>
          <w:rFonts w:asciiTheme="minorHAnsi" w:eastAsiaTheme="minorEastAsia" w:hAnsiTheme="minorHAnsi" w:cstheme="minorBidi"/>
          <w:kern w:val="2"/>
          <w:szCs w:val="22"/>
        </w:rPr>
      </w:pPr>
      <w:hyperlink w:anchor="_Toc104039674" w:history="1">
        <w:r w:rsidR="00815993" w:rsidRPr="002F52D0">
          <w:rPr>
            <w:rStyle w:val="a8"/>
          </w:rPr>
          <w:t>5.5 实验结果及分析</w:t>
        </w:r>
        <w:r w:rsidR="00815993">
          <w:rPr>
            <w:webHidden/>
          </w:rPr>
          <w:tab/>
        </w:r>
        <w:r w:rsidR="00815993">
          <w:rPr>
            <w:webHidden/>
          </w:rPr>
          <w:fldChar w:fldCharType="begin"/>
        </w:r>
        <w:r w:rsidR="00815993">
          <w:rPr>
            <w:webHidden/>
          </w:rPr>
          <w:instrText xml:space="preserve"> PAGEREF _Toc104039674 \h </w:instrText>
        </w:r>
        <w:r w:rsidR="00815993">
          <w:rPr>
            <w:webHidden/>
          </w:rPr>
        </w:r>
        <w:r w:rsidR="00815993">
          <w:rPr>
            <w:webHidden/>
          </w:rPr>
          <w:fldChar w:fldCharType="separate"/>
        </w:r>
        <w:r w:rsidR="009F0BCE">
          <w:rPr>
            <w:webHidden/>
          </w:rPr>
          <w:t>18</w:t>
        </w:r>
        <w:r w:rsidR="00815993">
          <w:rPr>
            <w:webHidden/>
          </w:rPr>
          <w:fldChar w:fldCharType="end"/>
        </w:r>
      </w:hyperlink>
    </w:p>
    <w:p w14:paraId="1AF4E601" w14:textId="465814BD" w:rsidR="00815993" w:rsidRDefault="00000000">
      <w:pPr>
        <w:pStyle w:val="TOC1"/>
        <w:rPr>
          <w:rFonts w:asciiTheme="minorHAnsi" w:eastAsiaTheme="minorEastAsia" w:hAnsiTheme="minorHAnsi" w:cstheme="minorBidi"/>
          <w:kern w:val="2"/>
          <w:sz w:val="21"/>
          <w:szCs w:val="22"/>
        </w:rPr>
      </w:pPr>
      <w:hyperlink w:anchor="_Toc104039675" w:history="1">
        <w:r w:rsidR="00815993" w:rsidRPr="002F52D0">
          <w:rPr>
            <w:rStyle w:val="a8"/>
          </w:rPr>
          <w:t>6 总结与展望</w:t>
        </w:r>
        <w:r w:rsidR="00815993">
          <w:rPr>
            <w:webHidden/>
          </w:rPr>
          <w:tab/>
        </w:r>
        <w:r w:rsidR="00815993">
          <w:rPr>
            <w:webHidden/>
          </w:rPr>
          <w:fldChar w:fldCharType="begin"/>
        </w:r>
        <w:r w:rsidR="00815993">
          <w:rPr>
            <w:webHidden/>
          </w:rPr>
          <w:instrText xml:space="preserve"> PAGEREF _Toc104039675 \h </w:instrText>
        </w:r>
        <w:r w:rsidR="00815993">
          <w:rPr>
            <w:webHidden/>
          </w:rPr>
        </w:r>
        <w:r w:rsidR="00815993">
          <w:rPr>
            <w:webHidden/>
          </w:rPr>
          <w:fldChar w:fldCharType="separate"/>
        </w:r>
        <w:r w:rsidR="009F0BCE">
          <w:rPr>
            <w:webHidden/>
          </w:rPr>
          <w:t>20</w:t>
        </w:r>
        <w:r w:rsidR="00815993">
          <w:rPr>
            <w:webHidden/>
          </w:rPr>
          <w:fldChar w:fldCharType="end"/>
        </w:r>
      </w:hyperlink>
    </w:p>
    <w:p w14:paraId="40286AB0" w14:textId="437D30B0" w:rsidR="00815993" w:rsidRDefault="00000000">
      <w:pPr>
        <w:pStyle w:val="TOC2"/>
        <w:rPr>
          <w:rFonts w:asciiTheme="minorHAnsi" w:eastAsiaTheme="minorEastAsia" w:hAnsiTheme="minorHAnsi" w:cstheme="minorBidi"/>
          <w:kern w:val="2"/>
          <w:szCs w:val="22"/>
        </w:rPr>
      </w:pPr>
      <w:hyperlink w:anchor="_Toc104039676" w:history="1">
        <w:r w:rsidR="00815993" w:rsidRPr="002F52D0">
          <w:rPr>
            <w:rStyle w:val="a8"/>
          </w:rPr>
          <w:t>6.1 本文工作内容</w:t>
        </w:r>
        <w:r w:rsidR="00815993">
          <w:rPr>
            <w:webHidden/>
          </w:rPr>
          <w:tab/>
        </w:r>
        <w:r w:rsidR="00815993">
          <w:rPr>
            <w:webHidden/>
          </w:rPr>
          <w:fldChar w:fldCharType="begin"/>
        </w:r>
        <w:r w:rsidR="00815993">
          <w:rPr>
            <w:webHidden/>
          </w:rPr>
          <w:instrText xml:space="preserve"> PAGEREF _Toc104039676 \h </w:instrText>
        </w:r>
        <w:r w:rsidR="00815993">
          <w:rPr>
            <w:webHidden/>
          </w:rPr>
        </w:r>
        <w:r w:rsidR="00815993">
          <w:rPr>
            <w:webHidden/>
          </w:rPr>
          <w:fldChar w:fldCharType="separate"/>
        </w:r>
        <w:r w:rsidR="009F0BCE">
          <w:rPr>
            <w:webHidden/>
          </w:rPr>
          <w:t>20</w:t>
        </w:r>
        <w:r w:rsidR="00815993">
          <w:rPr>
            <w:webHidden/>
          </w:rPr>
          <w:fldChar w:fldCharType="end"/>
        </w:r>
      </w:hyperlink>
    </w:p>
    <w:p w14:paraId="6991AFDC" w14:textId="07022D4B" w:rsidR="00815993" w:rsidRDefault="00000000">
      <w:pPr>
        <w:pStyle w:val="TOC2"/>
        <w:rPr>
          <w:rFonts w:asciiTheme="minorHAnsi" w:eastAsiaTheme="minorEastAsia" w:hAnsiTheme="minorHAnsi" w:cstheme="minorBidi"/>
          <w:kern w:val="2"/>
          <w:szCs w:val="22"/>
        </w:rPr>
      </w:pPr>
      <w:hyperlink w:anchor="_Toc104039677" w:history="1">
        <w:r w:rsidR="00815993" w:rsidRPr="002F52D0">
          <w:rPr>
            <w:rStyle w:val="a8"/>
          </w:rPr>
          <w:t>6.2 未来展望</w:t>
        </w:r>
        <w:r w:rsidR="00815993">
          <w:rPr>
            <w:webHidden/>
          </w:rPr>
          <w:tab/>
        </w:r>
        <w:r w:rsidR="00815993">
          <w:rPr>
            <w:webHidden/>
          </w:rPr>
          <w:fldChar w:fldCharType="begin"/>
        </w:r>
        <w:r w:rsidR="00815993">
          <w:rPr>
            <w:webHidden/>
          </w:rPr>
          <w:instrText xml:space="preserve"> PAGEREF _Toc104039677 \h </w:instrText>
        </w:r>
        <w:r w:rsidR="00815993">
          <w:rPr>
            <w:webHidden/>
          </w:rPr>
        </w:r>
        <w:r w:rsidR="00815993">
          <w:rPr>
            <w:webHidden/>
          </w:rPr>
          <w:fldChar w:fldCharType="separate"/>
        </w:r>
        <w:r w:rsidR="009F0BCE">
          <w:rPr>
            <w:webHidden/>
          </w:rPr>
          <w:t>21</w:t>
        </w:r>
        <w:r w:rsidR="00815993">
          <w:rPr>
            <w:webHidden/>
          </w:rPr>
          <w:fldChar w:fldCharType="end"/>
        </w:r>
      </w:hyperlink>
    </w:p>
    <w:p w14:paraId="15148788" w14:textId="2F690FE1" w:rsidR="00815993" w:rsidRDefault="00000000">
      <w:pPr>
        <w:pStyle w:val="TOC1"/>
        <w:rPr>
          <w:rFonts w:asciiTheme="minorHAnsi" w:eastAsiaTheme="minorEastAsia" w:hAnsiTheme="minorHAnsi" w:cstheme="minorBidi"/>
          <w:kern w:val="2"/>
          <w:sz w:val="21"/>
          <w:szCs w:val="22"/>
        </w:rPr>
      </w:pPr>
      <w:hyperlink w:anchor="_Toc104039678" w:history="1">
        <w:r w:rsidR="00815993" w:rsidRPr="002F52D0">
          <w:rPr>
            <w:rStyle w:val="a8"/>
          </w:rPr>
          <w:t>参考文献</w:t>
        </w:r>
        <w:r w:rsidR="00815993">
          <w:rPr>
            <w:webHidden/>
          </w:rPr>
          <w:tab/>
        </w:r>
        <w:r w:rsidR="00815993">
          <w:rPr>
            <w:webHidden/>
          </w:rPr>
          <w:fldChar w:fldCharType="begin"/>
        </w:r>
        <w:r w:rsidR="00815993">
          <w:rPr>
            <w:webHidden/>
          </w:rPr>
          <w:instrText xml:space="preserve"> PAGEREF _Toc104039678 \h </w:instrText>
        </w:r>
        <w:r w:rsidR="00815993">
          <w:rPr>
            <w:webHidden/>
          </w:rPr>
        </w:r>
        <w:r w:rsidR="00815993">
          <w:rPr>
            <w:webHidden/>
          </w:rPr>
          <w:fldChar w:fldCharType="separate"/>
        </w:r>
        <w:r w:rsidR="009F0BCE">
          <w:rPr>
            <w:webHidden/>
          </w:rPr>
          <w:t>21</w:t>
        </w:r>
        <w:r w:rsidR="00815993">
          <w:rPr>
            <w:webHidden/>
          </w:rPr>
          <w:fldChar w:fldCharType="end"/>
        </w:r>
      </w:hyperlink>
    </w:p>
    <w:p w14:paraId="4FA02281" w14:textId="5F17F3F4" w:rsidR="00815993" w:rsidRDefault="00000000">
      <w:pPr>
        <w:pStyle w:val="TOC1"/>
        <w:rPr>
          <w:rFonts w:asciiTheme="minorHAnsi" w:eastAsiaTheme="minorEastAsia" w:hAnsiTheme="minorHAnsi" w:cstheme="minorBidi"/>
          <w:kern w:val="2"/>
          <w:sz w:val="21"/>
          <w:szCs w:val="22"/>
        </w:rPr>
      </w:pPr>
      <w:hyperlink w:anchor="_Toc104039679" w:history="1">
        <w:r w:rsidR="00815993" w:rsidRPr="002F52D0">
          <w:rPr>
            <w:rStyle w:val="a8"/>
          </w:rPr>
          <w:t>致谢</w:t>
        </w:r>
        <w:r w:rsidR="00815993">
          <w:rPr>
            <w:webHidden/>
          </w:rPr>
          <w:tab/>
        </w:r>
        <w:r w:rsidR="00815993">
          <w:rPr>
            <w:webHidden/>
          </w:rPr>
          <w:fldChar w:fldCharType="begin"/>
        </w:r>
        <w:r w:rsidR="00815993">
          <w:rPr>
            <w:webHidden/>
          </w:rPr>
          <w:instrText xml:space="preserve"> PAGEREF _Toc104039679 \h </w:instrText>
        </w:r>
        <w:r w:rsidR="00815993">
          <w:rPr>
            <w:webHidden/>
          </w:rPr>
        </w:r>
        <w:r w:rsidR="00815993">
          <w:rPr>
            <w:webHidden/>
          </w:rPr>
          <w:fldChar w:fldCharType="separate"/>
        </w:r>
        <w:r w:rsidR="009F0BCE">
          <w:rPr>
            <w:webHidden/>
          </w:rPr>
          <w:t>24</w:t>
        </w:r>
        <w:r w:rsidR="00815993">
          <w:rPr>
            <w:webHidden/>
          </w:rPr>
          <w:fldChar w:fldCharType="end"/>
        </w:r>
      </w:hyperlink>
    </w:p>
    <w:p w14:paraId="4334DC63" w14:textId="4D588E3F" w:rsidR="00515253" w:rsidRDefault="00815993" w:rsidP="00125CFD">
      <w:pPr>
        <w:tabs>
          <w:tab w:val="left" w:leader="dot" w:pos="8190"/>
        </w:tabs>
        <w:rPr>
          <w:rFonts w:ascii="黑体" w:eastAsia="黑体" w:hAnsi="黑体" w:cs="Times New Roman"/>
          <w:kern w:val="0"/>
          <w:sz w:val="28"/>
          <w:szCs w:val="28"/>
        </w:rPr>
      </w:pPr>
      <w:r>
        <w:rPr>
          <w:rFonts w:ascii="黑体" w:eastAsia="黑体" w:hAnsi="黑体" w:cs="Times New Roman"/>
          <w:noProof/>
          <w:kern w:val="0"/>
          <w:sz w:val="28"/>
          <w:szCs w:val="28"/>
        </w:rPr>
        <w:fldChar w:fldCharType="end"/>
      </w:r>
      <w:commentRangeEnd w:id="5"/>
      <w:r w:rsidR="00394F66">
        <w:rPr>
          <w:rStyle w:val="af8"/>
        </w:rPr>
        <w:commentReference w:id="5"/>
      </w:r>
    </w:p>
    <w:p w14:paraId="3A7A2940" w14:textId="7B8D545D" w:rsidR="00E25383" w:rsidRDefault="00E25383" w:rsidP="00125CFD">
      <w:pPr>
        <w:tabs>
          <w:tab w:val="left" w:leader="dot" w:pos="8190"/>
        </w:tabs>
        <w:rPr>
          <w:rFonts w:ascii="黑体" w:eastAsia="黑体" w:hAnsi="黑体" w:cs="Times New Roman"/>
          <w:kern w:val="0"/>
          <w:sz w:val="28"/>
          <w:szCs w:val="28"/>
        </w:rPr>
      </w:pPr>
    </w:p>
    <w:p w14:paraId="77EA6500" w14:textId="77777777" w:rsidR="00E25383" w:rsidRPr="00515253" w:rsidRDefault="00E25383" w:rsidP="00125CFD">
      <w:pPr>
        <w:tabs>
          <w:tab w:val="left" w:leader="dot" w:pos="8190"/>
        </w:tabs>
        <w:rPr>
          <w:rFonts w:ascii="黑体" w:eastAsia="黑体" w:hAnsi="黑体"/>
          <w:sz w:val="28"/>
          <w:szCs w:val="28"/>
        </w:rPr>
      </w:pPr>
    </w:p>
    <w:p w14:paraId="0123885D" w14:textId="4B33020B" w:rsidR="00515253" w:rsidRDefault="00515253" w:rsidP="00125CFD">
      <w:pPr>
        <w:tabs>
          <w:tab w:val="left" w:leader="dot" w:pos="8190"/>
        </w:tabs>
        <w:rPr>
          <w:rFonts w:ascii="黑体" w:eastAsia="黑体" w:hAnsi="黑体"/>
          <w:sz w:val="28"/>
          <w:szCs w:val="28"/>
        </w:rPr>
      </w:pPr>
    </w:p>
    <w:p w14:paraId="7EE24AEB" w14:textId="4A610664" w:rsidR="00515253" w:rsidRDefault="00515253" w:rsidP="00125CFD">
      <w:pPr>
        <w:tabs>
          <w:tab w:val="left" w:leader="dot" w:pos="8190"/>
        </w:tabs>
        <w:rPr>
          <w:rFonts w:ascii="黑体" w:eastAsia="黑体" w:hAnsi="黑体"/>
          <w:sz w:val="28"/>
          <w:szCs w:val="28"/>
        </w:rPr>
      </w:pPr>
    </w:p>
    <w:p w14:paraId="402CC974" w14:textId="77777777" w:rsidR="00515253" w:rsidRPr="00AD25FF" w:rsidRDefault="00515253" w:rsidP="00125CFD">
      <w:pPr>
        <w:tabs>
          <w:tab w:val="left" w:leader="dot" w:pos="8190"/>
        </w:tabs>
        <w:rPr>
          <w:rFonts w:ascii="黑体" w:eastAsia="黑体" w:hAnsi="黑体"/>
          <w:sz w:val="28"/>
          <w:szCs w:val="28"/>
        </w:rPr>
      </w:pPr>
    </w:p>
    <w:p w14:paraId="4C517C0B" w14:textId="2225928D" w:rsidR="000B6053" w:rsidRDefault="000B6053">
      <w:pPr>
        <w:widowControl/>
        <w:rPr>
          <w:rFonts w:ascii="黑体" w:eastAsia="黑体" w:hAnsi="黑体"/>
          <w:szCs w:val="21"/>
        </w:rPr>
      </w:pPr>
      <w:r>
        <w:rPr>
          <w:rFonts w:ascii="黑体" w:eastAsia="黑体" w:hAnsi="黑体"/>
          <w:szCs w:val="21"/>
        </w:rPr>
        <w:br w:type="page"/>
      </w:r>
    </w:p>
    <w:p w14:paraId="1673E033" w14:textId="5F10D987" w:rsidR="00042214" w:rsidRDefault="00D1401F" w:rsidP="00EA0FFA">
      <w:pPr>
        <w:jc w:val="center"/>
        <w:rPr>
          <w:rFonts w:ascii="黑体" w:eastAsia="黑体" w:hAnsi="黑体"/>
          <w:sz w:val="32"/>
          <w:szCs w:val="32"/>
        </w:rPr>
      </w:pPr>
      <w:r w:rsidRPr="00D1401F">
        <w:rPr>
          <w:rFonts w:ascii="黑体" w:eastAsia="黑体" w:hAnsi="黑体" w:hint="eastAsia"/>
          <w:sz w:val="32"/>
          <w:szCs w:val="32"/>
        </w:rPr>
        <w:lastRenderedPageBreak/>
        <w:t>基于</w:t>
      </w:r>
      <w:proofErr w:type="spellStart"/>
      <w:r w:rsidRPr="00D1401F">
        <w:rPr>
          <w:rFonts w:ascii="黑体" w:eastAsia="黑体" w:hAnsi="黑体" w:hint="eastAsia"/>
          <w:sz w:val="32"/>
          <w:szCs w:val="32"/>
        </w:rPr>
        <w:t>KiU</w:t>
      </w:r>
      <w:proofErr w:type="spellEnd"/>
      <w:r w:rsidRPr="00D1401F">
        <w:rPr>
          <w:rFonts w:ascii="黑体" w:eastAsia="黑体" w:hAnsi="黑体" w:hint="eastAsia"/>
          <w:sz w:val="32"/>
          <w:szCs w:val="32"/>
        </w:rPr>
        <w:t>-Net的肝脏CT图像分割</w:t>
      </w:r>
    </w:p>
    <w:p w14:paraId="42BF27E4" w14:textId="022BD54B" w:rsidR="00EA0FFA" w:rsidRDefault="00EA0FFA" w:rsidP="00EA0FFA">
      <w:pPr>
        <w:jc w:val="center"/>
        <w:rPr>
          <w:rFonts w:ascii="黑体" w:eastAsia="黑体" w:hAnsi="黑体"/>
          <w:szCs w:val="21"/>
        </w:rPr>
      </w:pPr>
    </w:p>
    <w:p w14:paraId="4A69D3DC" w14:textId="421E1A3E" w:rsidR="00EA0FFA" w:rsidRDefault="00EA0FFA" w:rsidP="00EA0FFA">
      <w:pPr>
        <w:jc w:val="center"/>
        <w:rPr>
          <w:rFonts w:ascii="宋体" w:hAnsi="宋体"/>
          <w:sz w:val="28"/>
          <w:szCs w:val="28"/>
        </w:rPr>
      </w:pPr>
      <w:r w:rsidRPr="00EA0FFA">
        <w:rPr>
          <w:rFonts w:ascii="宋体" w:hAnsi="宋体" w:hint="eastAsia"/>
          <w:sz w:val="28"/>
          <w:szCs w:val="28"/>
        </w:rPr>
        <w:t>陈梦一</w:t>
      </w:r>
    </w:p>
    <w:p w14:paraId="17E183C8" w14:textId="00D42362" w:rsidR="00EA0FFA" w:rsidRDefault="00EA0FFA" w:rsidP="00EA0FFA">
      <w:pPr>
        <w:jc w:val="center"/>
        <w:rPr>
          <w:rFonts w:ascii="宋体" w:hAnsi="宋体"/>
          <w:sz w:val="18"/>
          <w:szCs w:val="18"/>
        </w:rPr>
      </w:pPr>
      <w:r w:rsidRPr="00EA0FFA">
        <w:rPr>
          <w:rFonts w:ascii="宋体" w:hAnsi="宋体" w:hint="eastAsia"/>
          <w:sz w:val="18"/>
          <w:szCs w:val="18"/>
        </w:rPr>
        <w:t>南京信息工程大学</w:t>
      </w:r>
      <w:r>
        <w:rPr>
          <w:rFonts w:ascii="宋体" w:hAnsi="宋体" w:hint="eastAsia"/>
          <w:sz w:val="18"/>
          <w:szCs w:val="18"/>
        </w:rPr>
        <w:t>自动化</w:t>
      </w:r>
      <w:r w:rsidRPr="00EA0FFA">
        <w:rPr>
          <w:rFonts w:ascii="宋体" w:hAnsi="宋体"/>
          <w:sz w:val="18"/>
          <w:szCs w:val="18"/>
        </w:rPr>
        <w:t>学院，江苏 南京 210044</w:t>
      </w:r>
    </w:p>
    <w:p w14:paraId="63B41E9D" w14:textId="10075171" w:rsidR="00EA0FFA" w:rsidRDefault="00EA0FFA" w:rsidP="00EA0FFA">
      <w:pPr>
        <w:jc w:val="center"/>
        <w:rPr>
          <w:rFonts w:ascii="宋体" w:hAnsi="宋体"/>
          <w:szCs w:val="21"/>
        </w:rPr>
      </w:pPr>
    </w:p>
    <w:p w14:paraId="7099A946" w14:textId="24F6191A" w:rsidR="00D1401F" w:rsidRPr="00292FD0" w:rsidRDefault="00EA0FFA" w:rsidP="00EA0FFA">
      <w:pPr>
        <w:rPr>
          <w:rFonts w:ascii="楷体" w:eastAsia="楷体" w:hAnsi="楷体"/>
          <w:szCs w:val="21"/>
        </w:rPr>
      </w:pPr>
      <w:r w:rsidRPr="006A2E49">
        <w:rPr>
          <w:rFonts w:ascii="黑体" w:eastAsia="黑体" w:hAnsi="黑体" w:hint="eastAsia"/>
          <w:szCs w:val="21"/>
        </w:rPr>
        <w:t>摘要：</w:t>
      </w:r>
      <w:r w:rsidR="00D43E5F">
        <w:rPr>
          <w:rFonts w:ascii="楷体" w:eastAsia="楷体" w:hAnsi="楷体" w:hint="eastAsia"/>
          <w:szCs w:val="21"/>
        </w:rPr>
        <w:t>在各类恶性肿瘤中，肝癌以其</w:t>
      </w:r>
      <w:r w:rsidR="00C2378B">
        <w:rPr>
          <w:rFonts w:ascii="楷体" w:eastAsia="楷体" w:hAnsi="楷体" w:hint="eastAsia"/>
          <w:szCs w:val="21"/>
        </w:rPr>
        <w:t>高发病率和高死亡率对人们身体的健康造成了严重的威胁。</w:t>
      </w:r>
      <w:r w:rsidR="00770A47">
        <w:rPr>
          <w:rFonts w:ascii="楷体" w:eastAsia="楷体" w:hAnsi="楷体" w:hint="eastAsia"/>
          <w:szCs w:val="21"/>
        </w:rPr>
        <w:t>如果</w:t>
      </w:r>
      <w:r w:rsidR="00047993">
        <w:rPr>
          <w:rFonts w:ascii="楷体" w:eastAsia="楷体" w:hAnsi="楷体" w:hint="eastAsia"/>
          <w:szCs w:val="21"/>
        </w:rPr>
        <w:t>患者能</w:t>
      </w:r>
      <w:r w:rsidR="00D1401F">
        <w:rPr>
          <w:rFonts w:ascii="楷体" w:eastAsia="楷体" w:hAnsi="楷体" w:hint="eastAsia"/>
          <w:szCs w:val="21"/>
        </w:rPr>
        <w:t>在</w:t>
      </w:r>
      <w:r w:rsidR="00770A47">
        <w:rPr>
          <w:rFonts w:ascii="楷体" w:eastAsia="楷体" w:hAnsi="楷体" w:hint="eastAsia"/>
          <w:szCs w:val="21"/>
        </w:rPr>
        <w:t>患病的早期</w:t>
      </w:r>
      <w:r w:rsidR="00047993">
        <w:rPr>
          <w:rFonts w:ascii="楷体" w:eastAsia="楷体" w:hAnsi="楷体" w:hint="eastAsia"/>
          <w:szCs w:val="21"/>
        </w:rPr>
        <w:t>就被筛查或治疗</w:t>
      </w:r>
      <w:r w:rsidR="00770A47">
        <w:rPr>
          <w:rFonts w:ascii="楷体" w:eastAsia="楷体" w:hAnsi="楷体" w:hint="eastAsia"/>
          <w:szCs w:val="21"/>
        </w:rPr>
        <w:t>，那么肝癌的发病率和死亡率都能够有效的减少。医生们通常是根据病人腹部CT的图像判断肝脏肿瘤的</w:t>
      </w:r>
      <w:r w:rsidR="00723AD6" w:rsidRPr="00723AD6">
        <w:rPr>
          <w:rFonts w:ascii="楷体" w:eastAsia="楷体" w:hAnsi="楷体" w:hint="eastAsia"/>
          <w:szCs w:val="21"/>
        </w:rPr>
        <w:t>形状、大小、位置</w:t>
      </w:r>
      <w:r w:rsidR="00770A47">
        <w:rPr>
          <w:rFonts w:ascii="楷体" w:eastAsia="楷体" w:hAnsi="楷体" w:hint="eastAsia"/>
          <w:szCs w:val="21"/>
        </w:rPr>
        <w:t>等信息，并在图像中标注。但这种手工</w:t>
      </w:r>
      <w:r w:rsidR="000D6719">
        <w:rPr>
          <w:rFonts w:ascii="楷体" w:eastAsia="楷体" w:hAnsi="楷体" w:hint="eastAsia"/>
          <w:szCs w:val="21"/>
        </w:rPr>
        <w:t>标注以对肝脏及肝脏肿瘤</w:t>
      </w:r>
      <w:r w:rsidR="00770A47">
        <w:rPr>
          <w:rFonts w:ascii="楷体" w:eastAsia="楷体" w:hAnsi="楷体" w:hint="eastAsia"/>
          <w:szCs w:val="21"/>
        </w:rPr>
        <w:t>分割的方式</w:t>
      </w:r>
      <w:r w:rsidR="00047993">
        <w:rPr>
          <w:rFonts w:ascii="楷体" w:eastAsia="楷体" w:hAnsi="楷体" w:hint="eastAsia"/>
          <w:szCs w:val="21"/>
        </w:rPr>
        <w:t>费时费力，目前</w:t>
      </w:r>
      <w:r w:rsidR="00665880">
        <w:rPr>
          <w:rFonts w:ascii="楷体" w:eastAsia="楷体" w:hAnsi="楷体" w:hint="eastAsia"/>
          <w:szCs w:val="21"/>
        </w:rPr>
        <w:t>针对肝脏及肝脏肿瘤的分割</w:t>
      </w:r>
      <w:r w:rsidR="00F77EA9">
        <w:rPr>
          <w:rFonts w:ascii="楷体" w:eastAsia="楷体" w:hAnsi="楷体" w:hint="eastAsia"/>
          <w:szCs w:val="21"/>
        </w:rPr>
        <w:t>已有很多基于深度学习的</w:t>
      </w:r>
      <w:r w:rsidR="0089015C">
        <w:rPr>
          <w:rFonts w:ascii="楷体" w:eastAsia="楷体" w:hAnsi="楷体" w:hint="eastAsia"/>
          <w:szCs w:val="21"/>
        </w:rPr>
        <w:t>自动分割</w:t>
      </w:r>
      <w:r w:rsidR="00F77EA9">
        <w:rPr>
          <w:rFonts w:ascii="楷体" w:eastAsia="楷体" w:hAnsi="楷体" w:hint="eastAsia"/>
          <w:szCs w:val="21"/>
        </w:rPr>
        <w:t>方法</w:t>
      </w:r>
      <w:r w:rsidR="00665880">
        <w:rPr>
          <w:rFonts w:ascii="楷体" w:eastAsia="楷体" w:hAnsi="楷体" w:hint="eastAsia"/>
          <w:szCs w:val="21"/>
        </w:rPr>
        <w:t>，如U</w:t>
      </w:r>
      <w:r w:rsidR="00665880">
        <w:rPr>
          <w:rFonts w:ascii="楷体" w:eastAsia="楷体" w:hAnsi="楷体"/>
          <w:szCs w:val="21"/>
        </w:rPr>
        <w:t>-</w:t>
      </w:r>
      <w:r w:rsidR="00665880">
        <w:rPr>
          <w:rFonts w:ascii="楷体" w:eastAsia="楷体" w:hAnsi="楷体" w:hint="eastAsia"/>
          <w:szCs w:val="21"/>
        </w:rPr>
        <w:t>Net</w:t>
      </w:r>
      <w:r w:rsidR="0092727F">
        <w:rPr>
          <w:rFonts w:ascii="楷体" w:eastAsia="楷体" w:hAnsi="楷体" w:hint="eastAsia"/>
          <w:szCs w:val="21"/>
        </w:rPr>
        <w:t>以及它的很多变体，且都取得不错的效果。但是我们发现这些传统的基于解码器编码器结构的分割</w:t>
      </w:r>
      <w:r w:rsidR="00356143">
        <w:rPr>
          <w:rFonts w:ascii="楷体" w:eastAsia="楷体" w:hAnsi="楷体" w:hint="eastAsia"/>
          <w:szCs w:val="21"/>
        </w:rPr>
        <w:t>方法并不能很准确的分割肝脏的边界</w:t>
      </w:r>
      <w:r w:rsidR="00E906D8">
        <w:rPr>
          <w:rFonts w:ascii="楷体" w:eastAsia="楷体" w:hAnsi="楷体" w:hint="eastAsia"/>
          <w:szCs w:val="21"/>
        </w:rPr>
        <w:t>，</w:t>
      </w:r>
      <w:r w:rsidR="00356143">
        <w:rPr>
          <w:rFonts w:ascii="楷体" w:eastAsia="楷体" w:hAnsi="楷体" w:hint="eastAsia"/>
          <w:szCs w:val="21"/>
        </w:rPr>
        <w:t>当肝脏的边界不光滑时，分割的效果</w:t>
      </w:r>
      <w:r w:rsidR="009522B9">
        <w:rPr>
          <w:rFonts w:ascii="楷体" w:eastAsia="楷体" w:hAnsi="楷体" w:hint="eastAsia"/>
          <w:szCs w:val="21"/>
        </w:rPr>
        <w:t>并不</w:t>
      </w:r>
      <w:r w:rsidR="00356143">
        <w:rPr>
          <w:rFonts w:ascii="楷体" w:eastAsia="楷体" w:hAnsi="楷体" w:hint="eastAsia"/>
          <w:szCs w:val="21"/>
        </w:rPr>
        <w:t>理想。</w:t>
      </w:r>
      <w:r w:rsidR="009522B9">
        <w:rPr>
          <w:rFonts w:ascii="楷体" w:eastAsia="楷体" w:hAnsi="楷体" w:hint="eastAsia"/>
          <w:szCs w:val="21"/>
        </w:rPr>
        <w:t>针对上述问题</w:t>
      </w:r>
      <w:r w:rsidR="00E906D8">
        <w:rPr>
          <w:rFonts w:ascii="楷体" w:eastAsia="楷体" w:hAnsi="楷体" w:hint="eastAsia"/>
          <w:szCs w:val="21"/>
        </w:rPr>
        <w:t>，我们使用了一种过完备的卷积神经网络结构</w:t>
      </w:r>
      <w:proofErr w:type="spellStart"/>
      <w:r w:rsidR="00E906D8">
        <w:rPr>
          <w:rFonts w:ascii="楷体" w:eastAsia="楷体" w:hAnsi="楷体" w:hint="eastAsia"/>
          <w:szCs w:val="21"/>
        </w:rPr>
        <w:t>KiU</w:t>
      </w:r>
      <w:proofErr w:type="spellEnd"/>
      <w:r w:rsidR="00E906D8">
        <w:rPr>
          <w:rFonts w:ascii="楷体" w:eastAsia="楷体" w:hAnsi="楷体"/>
          <w:szCs w:val="21"/>
        </w:rPr>
        <w:t>-</w:t>
      </w:r>
      <w:r w:rsidR="00E906D8">
        <w:rPr>
          <w:rFonts w:ascii="楷体" w:eastAsia="楷体" w:hAnsi="楷体" w:hint="eastAsia"/>
          <w:szCs w:val="21"/>
        </w:rPr>
        <w:t>Net进行肝脏图像分割。我们在</w:t>
      </w:r>
      <w:proofErr w:type="spellStart"/>
      <w:r w:rsidR="00E906D8">
        <w:rPr>
          <w:rFonts w:ascii="楷体" w:eastAsia="楷体" w:hAnsi="楷体" w:hint="eastAsia"/>
          <w:szCs w:val="21"/>
        </w:rPr>
        <w:t>LiTS</w:t>
      </w:r>
      <w:proofErr w:type="spellEnd"/>
      <w:r w:rsidR="00DC057A">
        <w:rPr>
          <w:rFonts w:ascii="楷体" w:eastAsia="楷体" w:hAnsi="楷体" w:hint="eastAsia"/>
          <w:szCs w:val="21"/>
        </w:rPr>
        <w:t>数据集上进行了实验，得到的</w:t>
      </w:r>
      <w:bookmarkStart w:id="6" w:name="_Hlk103943889"/>
      <w:commentRangeStart w:id="7"/>
      <w:r w:rsidR="00DC057A">
        <w:rPr>
          <w:rFonts w:ascii="楷体" w:eastAsia="楷体" w:hAnsi="楷体" w:hint="eastAsia"/>
          <w:szCs w:val="21"/>
        </w:rPr>
        <w:t>平均</w:t>
      </w:r>
      <w:commentRangeStart w:id="8"/>
      <w:r w:rsidR="00DC057A">
        <w:rPr>
          <w:rFonts w:ascii="楷体" w:eastAsia="楷体" w:hAnsi="楷体" w:hint="eastAsia"/>
          <w:szCs w:val="21"/>
        </w:rPr>
        <w:t>Dice</w:t>
      </w:r>
      <w:commentRangeEnd w:id="8"/>
      <w:r w:rsidR="00132BBB">
        <w:rPr>
          <w:rStyle w:val="af8"/>
        </w:rPr>
        <w:commentReference w:id="8"/>
      </w:r>
      <w:r w:rsidR="00CF06AA">
        <w:rPr>
          <w:rFonts w:ascii="楷体" w:eastAsia="楷体" w:hAnsi="楷体" w:hint="eastAsia"/>
          <w:szCs w:val="21"/>
        </w:rPr>
        <w:t>相似系数</w:t>
      </w:r>
      <w:r w:rsidR="00DC057A">
        <w:rPr>
          <w:rFonts w:ascii="楷体" w:eastAsia="楷体" w:hAnsi="楷体" w:hint="eastAsia"/>
          <w:szCs w:val="21"/>
        </w:rPr>
        <w:t>为0</w:t>
      </w:r>
      <w:r w:rsidR="00DC057A">
        <w:rPr>
          <w:rFonts w:ascii="楷体" w:eastAsia="楷体" w:hAnsi="楷体"/>
          <w:szCs w:val="21"/>
        </w:rPr>
        <w:t>.94</w:t>
      </w:r>
      <w:r w:rsidR="00DC057A">
        <w:rPr>
          <w:rFonts w:ascii="楷体" w:eastAsia="楷体" w:hAnsi="楷体" w:hint="eastAsia"/>
          <w:szCs w:val="21"/>
        </w:rPr>
        <w:t>，最好Dice</w:t>
      </w:r>
      <w:r w:rsidR="00CF06AA">
        <w:rPr>
          <w:rFonts w:ascii="楷体" w:eastAsia="楷体" w:hAnsi="楷体" w:hint="eastAsia"/>
          <w:szCs w:val="21"/>
        </w:rPr>
        <w:t>相似系数</w:t>
      </w:r>
      <w:r w:rsidR="00DC057A">
        <w:rPr>
          <w:rFonts w:ascii="楷体" w:eastAsia="楷体" w:hAnsi="楷体" w:hint="eastAsia"/>
          <w:szCs w:val="21"/>
        </w:rPr>
        <w:t>为0</w:t>
      </w:r>
      <w:r w:rsidR="00DC057A">
        <w:rPr>
          <w:rFonts w:ascii="楷体" w:eastAsia="楷体" w:hAnsi="楷体"/>
          <w:szCs w:val="21"/>
        </w:rPr>
        <w:t>.97</w:t>
      </w:r>
      <w:r w:rsidR="00A16C42">
        <w:rPr>
          <w:rFonts w:ascii="楷体" w:eastAsia="楷体" w:hAnsi="楷体" w:hint="eastAsia"/>
          <w:szCs w:val="21"/>
        </w:rPr>
        <w:t>，相较于传统的U</w:t>
      </w:r>
      <w:r w:rsidR="00A16C42">
        <w:rPr>
          <w:rFonts w:ascii="楷体" w:eastAsia="楷体" w:hAnsi="楷体"/>
          <w:szCs w:val="21"/>
        </w:rPr>
        <w:t>-</w:t>
      </w:r>
      <w:r w:rsidR="00A16C42">
        <w:rPr>
          <w:rFonts w:ascii="楷体" w:eastAsia="楷体" w:hAnsi="楷体" w:hint="eastAsia"/>
          <w:szCs w:val="21"/>
        </w:rPr>
        <w:t>Net方法得到了很大的提升</w:t>
      </w:r>
      <w:r w:rsidR="00292FD0">
        <w:rPr>
          <w:rFonts w:ascii="楷体" w:eastAsia="楷体" w:hAnsi="楷体" w:hint="eastAsia"/>
          <w:szCs w:val="21"/>
        </w:rPr>
        <w:t>。</w:t>
      </w:r>
      <w:bookmarkEnd w:id="6"/>
      <w:commentRangeEnd w:id="7"/>
      <w:r w:rsidR="009522B9">
        <w:rPr>
          <w:rStyle w:val="af8"/>
        </w:rPr>
        <w:commentReference w:id="7"/>
      </w:r>
    </w:p>
    <w:p w14:paraId="758318A9" w14:textId="1C8E634C" w:rsidR="00AA590D" w:rsidRDefault="00C96A5D" w:rsidP="00EA0FFA">
      <w:pPr>
        <w:rPr>
          <w:rFonts w:ascii="宋体" w:hAnsi="宋体"/>
          <w:szCs w:val="21"/>
        </w:rPr>
      </w:pPr>
      <w:r w:rsidRPr="006A2E49">
        <w:rPr>
          <w:rFonts w:ascii="黑体" w:eastAsia="黑体" w:hAnsi="黑体" w:hint="eastAsia"/>
          <w:szCs w:val="21"/>
        </w:rPr>
        <w:t>关键词：</w:t>
      </w:r>
      <w:r w:rsidR="00861BBE">
        <w:rPr>
          <w:rFonts w:ascii="楷体" w:eastAsia="楷体" w:hAnsi="楷体" w:hint="eastAsia"/>
          <w:szCs w:val="21"/>
        </w:rPr>
        <w:t>肝脏分割</w:t>
      </w:r>
      <w:r w:rsidRPr="006A2E49">
        <w:rPr>
          <w:rFonts w:ascii="楷体" w:eastAsia="楷体" w:hAnsi="楷体" w:hint="eastAsia"/>
          <w:szCs w:val="21"/>
        </w:rPr>
        <w:t>；</w:t>
      </w:r>
      <w:proofErr w:type="spellStart"/>
      <w:r w:rsidR="00FD08DC">
        <w:rPr>
          <w:rFonts w:ascii="楷体" w:eastAsia="楷体" w:hAnsi="楷体" w:hint="eastAsia"/>
          <w:szCs w:val="21"/>
        </w:rPr>
        <w:t>Ki</w:t>
      </w:r>
      <w:r w:rsidR="00BE0CE4">
        <w:rPr>
          <w:rFonts w:ascii="楷体" w:eastAsia="楷体" w:hAnsi="楷体" w:hint="eastAsia"/>
          <w:szCs w:val="21"/>
        </w:rPr>
        <w:t>U</w:t>
      </w:r>
      <w:proofErr w:type="spellEnd"/>
      <w:r w:rsidR="00BE0CE4">
        <w:rPr>
          <w:rFonts w:ascii="楷体" w:eastAsia="楷体" w:hAnsi="楷体" w:hint="eastAsia"/>
          <w:szCs w:val="21"/>
        </w:rPr>
        <w:t>-Net</w:t>
      </w:r>
      <w:r w:rsidRPr="006A2E49">
        <w:rPr>
          <w:rFonts w:ascii="楷体" w:eastAsia="楷体" w:hAnsi="楷体" w:hint="eastAsia"/>
          <w:szCs w:val="21"/>
        </w:rPr>
        <w:t>；</w:t>
      </w:r>
      <w:r w:rsidR="00861BBE">
        <w:rPr>
          <w:rFonts w:ascii="楷体" w:eastAsia="楷体" w:hAnsi="楷体"/>
          <w:szCs w:val="21"/>
        </w:rPr>
        <w:t>CT</w:t>
      </w:r>
      <w:r w:rsidR="00861BBE">
        <w:rPr>
          <w:rFonts w:ascii="楷体" w:eastAsia="楷体" w:hAnsi="楷体" w:hint="eastAsia"/>
          <w:szCs w:val="21"/>
        </w:rPr>
        <w:t>图像</w:t>
      </w:r>
    </w:p>
    <w:p w14:paraId="31EE749D" w14:textId="23FC796A" w:rsidR="00AA590D" w:rsidRDefault="00AA590D" w:rsidP="00EA0FFA">
      <w:pPr>
        <w:rPr>
          <w:rFonts w:ascii="宋体" w:hAnsi="宋体"/>
          <w:szCs w:val="21"/>
        </w:rPr>
      </w:pPr>
    </w:p>
    <w:p w14:paraId="27CA8AD6" w14:textId="203CF77B" w:rsidR="00AA590D" w:rsidRDefault="00AA590D" w:rsidP="00EA0FFA">
      <w:pPr>
        <w:rPr>
          <w:rFonts w:ascii="宋体" w:hAnsi="宋体"/>
          <w:szCs w:val="21"/>
        </w:rPr>
      </w:pPr>
    </w:p>
    <w:p w14:paraId="5DEEE4F3" w14:textId="77777777" w:rsidR="00AA590D" w:rsidRDefault="00AA590D" w:rsidP="00EA0FFA">
      <w:pPr>
        <w:rPr>
          <w:rFonts w:ascii="宋体" w:hAnsi="宋体"/>
          <w:szCs w:val="21"/>
        </w:rPr>
      </w:pPr>
    </w:p>
    <w:p w14:paraId="6BAFEE52" w14:textId="77777777" w:rsidR="00AA590D" w:rsidRPr="00862E61" w:rsidRDefault="00AA590D">
      <w:pPr>
        <w:widowControl/>
        <w:rPr>
          <w:rFonts w:ascii="宋体" w:hAnsi="宋体"/>
          <w:szCs w:val="21"/>
        </w:rPr>
      </w:pPr>
      <w:r>
        <w:rPr>
          <w:rFonts w:ascii="宋体" w:hAnsi="宋体"/>
          <w:szCs w:val="21"/>
        </w:rPr>
        <w:br w:type="page"/>
      </w:r>
    </w:p>
    <w:p w14:paraId="12605FFB" w14:textId="23DD5C9B" w:rsidR="00C96A5D" w:rsidRDefault="00700ED4" w:rsidP="00805CDE">
      <w:pPr>
        <w:jc w:val="center"/>
        <w:rPr>
          <w:rFonts w:cs="Times New Roman"/>
          <w:b/>
          <w:bCs/>
          <w:sz w:val="32"/>
          <w:szCs w:val="32"/>
        </w:rPr>
      </w:pPr>
      <w:r>
        <w:rPr>
          <w:rFonts w:cs="Times New Roman" w:hint="eastAsia"/>
          <w:b/>
          <w:bCs/>
          <w:sz w:val="32"/>
          <w:szCs w:val="32"/>
        </w:rPr>
        <w:lastRenderedPageBreak/>
        <w:t>S</w:t>
      </w:r>
      <w:r w:rsidR="008F3B9F" w:rsidRPr="008F3B9F">
        <w:rPr>
          <w:rFonts w:cs="Times New Roman"/>
          <w:b/>
          <w:bCs/>
          <w:sz w:val="32"/>
          <w:szCs w:val="32"/>
        </w:rPr>
        <w:t xml:space="preserve">egmentation of liver CT image based on </w:t>
      </w:r>
      <w:proofErr w:type="spellStart"/>
      <w:r w:rsidR="008F3B9F" w:rsidRPr="008F3B9F">
        <w:rPr>
          <w:rFonts w:cs="Times New Roman"/>
          <w:b/>
          <w:bCs/>
          <w:sz w:val="32"/>
          <w:szCs w:val="32"/>
        </w:rPr>
        <w:t>Ki</w:t>
      </w:r>
      <w:r w:rsidR="008F3B9F">
        <w:rPr>
          <w:rFonts w:cs="Times New Roman" w:hint="eastAsia"/>
          <w:b/>
          <w:bCs/>
          <w:sz w:val="32"/>
          <w:szCs w:val="32"/>
        </w:rPr>
        <w:t>U</w:t>
      </w:r>
      <w:proofErr w:type="spellEnd"/>
      <w:r w:rsidR="008F3B9F">
        <w:rPr>
          <w:rFonts w:cs="Times New Roman"/>
          <w:b/>
          <w:bCs/>
          <w:sz w:val="32"/>
          <w:szCs w:val="32"/>
        </w:rPr>
        <w:t>-N</w:t>
      </w:r>
      <w:r w:rsidR="008F3B9F" w:rsidRPr="008F3B9F">
        <w:rPr>
          <w:rFonts w:cs="Times New Roman"/>
          <w:b/>
          <w:bCs/>
          <w:sz w:val="32"/>
          <w:szCs w:val="32"/>
        </w:rPr>
        <w:t>et</w:t>
      </w:r>
    </w:p>
    <w:p w14:paraId="54AB4E64" w14:textId="3D9BD8D1" w:rsidR="00C73714" w:rsidRDefault="00C73714" w:rsidP="00C73714">
      <w:pPr>
        <w:jc w:val="center"/>
        <w:rPr>
          <w:rFonts w:cs="Times New Roman"/>
          <w:b/>
          <w:bCs/>
          <w:szCs w:val="21"/>
        </w:rPr>
      </w:pPr>
    </w:p>
    <w:p w14:paraId="506D0780" w14:textId="3E8DD90D" w:rsidR="00C73714" w:rsidRPr="0018773A" w:rsidRDefault="00C73714" w:rsidP="0018773A">
      <w:pPr>
        <w:jc w:val="center"/>
        <w:rPr>
          <w:rFonts w:cs="Times New Roman"/>
          <w:sz w:val="28"/>
          <w:szCs w:val="28"/>
        </w:rPr>
      </w:pPr>
      <w:r w:rsidRPr="00C73714">
        <w:rPr>
          <w:rFonts w:cs="Times New Roman" w:hint="eastAsia"/>
          <w:sz w:val="28"/>
          <w:szCs w:val="28"/>
        </w:rPr>
        <w:t>Chen</w:t>
      </w:r>
      <w:r w:rsidRPr="00C73714">
        <w:rPr>
          <w:rFonts w:cs="Times New Roman"/>
          <w:sz w:val="28"/>
          <w:szCs w:val="28"/>
        </w:rPr>
        <w:t xml:space="preserve"> </w:t>
      </w:r>
      <w:proofErr w:type="spellStart"/>
      <w:r w:rsidRPr="00C73714">
        <w:rPr>
          <w:rFonts w:cs="Times New Roman" w:hint="eastAsia"/>
          <w:sz w:val="28"/>
          <w:szCs w:val="28"/>
        </w:rPr>
        <w:t>Mengyi</w:t>
      </w:r>
      <w:proofErr w:type="spellEnd"/>
    </w:p>
    <w:p w14:paraId="5D7CCA35" w14:textId="62CCA6A8" w:rsidR="00C73714" w:rsidRDefault="00C73714" w:rsidP="00C73714">
      <w:pPr>
        <w:jc w:val="center"/>
        <w:rPr>
          <w:rFonts w:cs="Times New Roman"/>
          <w:sz w:val="18"/>
          <w:szCs w:val="18"/>
        </w:rPr>
      </w:pPr>
      <w:r w:rsidRPr="00C73714">
        <w:rPr>
          <w:rFonts w:cs="Times New Roman"/>
          <w:sz w:val="18"/>
          <w:szCs w:val="18"/>
        </w:rPr>
        <w:t>School of Automation, NUIST, Nanjing 210044, China</w:t>
      </w:r>
    </w:p>
    <w:p w14:paraId="60225A30" w14:textId="5B1E5A5A" w:rsidR="0018773A" w:rsidRDefault="0018773A" w:rsidP="00C73714">
      <w:pPr>
        <w:jc w:val="center"/>
        <w:rPr>
          <w:rFonts w:cs="Times New Roman"/>
          <w:szCs w:val="21"/>
        </w:rPr>
      </w:pPr>
    </w:p>
    <w:p w14:paraId="367D0D08" w14:textId="47CA794A" w:rsidR="0018773A" w:rsidRDefault="0018773A" w:rsidP="0018773A">
      <w:pPr>
        <w:rPr>
          <w:rFonts w:cs="Times New Roman"/>
          <w:szCs w:val="21"/>
        </w:rPr>
      </w:pPr>
      <w:r w:rsidRPr="00A86384">
        <w:rPr>
          <w:rFonts w:cs="Times New Roman" w:hint="eastAsia"/>
          <w:b/>
          <w:bCs/>
          <w:szCs w:val="21"/>
        </w:rPr>
        <w:t>Abstract</w:t>
      </w:r>
      <w:r w:rsidR="0043199B">
        <w:rPr>
          <w:rFonts w:cs="Times New Roman" w:hint="eastAsia"/>
          <w:b/>
          <w:bCs/>
          <w:szCs w:val="21"/>
        </w:rPr>
        <w:t>:</w:t>
      </w:r>
      <w:r w:rsidR="0043199B">
        <w:rPr>
          <w:rFonts w:cs="Times New Roman"/>
          <w:b/>
          <w:bCs/>
          <w:szCs w:val="21"/>
        </w:rPr>
        <w:t xml:space="preserve"> </w:t>
      </w:r>
      <w:r w:rsidR="00332397" w:rsidRPr="00332397">
        <w:rPr>
          <w:rFonts w:cs="Times New Roman"/>
          <w:szCs w:val="21"/>
        </w:rPr>
        <w:t xml:space="preserve">Among all kinds of malignant tumors, liver cancer is a serious threat to people's health because of its high incidence rate and mortality. If patients can be screened or treated at an early stage, the incidence rate and mortality of liver cancer can be effectively reduced. Doctors usually judge the shape, size, location, and other information of a liver tumor according to the patient's abdominal CT image, and mark it in the image. However, this manual labeling is time-consuming and laborious to segment the liver and liver tumors. Today, there are many automatic segmentation methods based on deep learning for the segmentation of liver and liver tumors, such as U-Net and many of its variants, and all of them have achieved good results. However, we find that these traditional segmentation methods based on the decoder-encoder structure </w:t>
      </w:r>
      <w:proofErr w:type="spellStart"/>
      <w:r w:rsidR="00332397" w:rsidRPr="00332397">
        <w:rPr>
          <w:rFonts w:cs="Times New Roman"/>
          <w:szCs w:val="21"/>
        </w:rPr>
        <w:t>can not</w:t>
      </w:r>
      <w:proofErr w:type="spellEnd"/>
      <w:r w:rsidR="00332397" w:rsidRPr="00332397">
        <w:rPr>
          <w:rFonts w:cs="Times New Roman"/>
          <w:szCs w:val="21"/>
        </w:rPr>
        <w:t xml:space="preserve"> accurately segment the boundary of the liver. When the boundary of the liver is not smooth, the segmentation effect is not very ideal. Based on this, we use an overcomplete convolutional neural network structure</w:t>
      </w:r>
      <w:r w:rsidR="009139E5">
        <w:rPr>
          <w:rFonts w:cs="Times New Roman" w:hint="eastAsia"/>
          <w:szCs w:val="21"/>
        </w:rPr>
        <w:t>,</w:t>
      </w:r>
      <w:r w:rsidR="00711EBF">
        <w:rPr>
          <w:rFonts w:cs="Times New Roman"/>
          <w:szCs w:val="21"/>
        </w:rPr>
        <w:t xml:space="preserve"> </w:t>
      </w:r>
      <w:proofErr w:type="spellStart"/>
      <w:r w:rsidR="00332397" w:rsidRPr="00332397">
        <w:rPr>
          <w:rFonts w:cs="Times New Roman"/>
          <w:szCs w:val="21"/>
        </w:rPr>
        <w:t>KiU</w:t>
      </w:r>
      <w:proofErr w:type="spellEnd"/>
      <w:r w:rsidR="00332397" w:rsidRPr="00332397">
        <w:rPr>
          <w:rFonts w:cs="Times New Roman"/>
          <w:szCs w:val="21"/>
        </w:rPr>
        <w:t>-Net</w:t>
      </w:r>
      <w:r w:rsidR="009139E5">
        <w:rPr>
          <w:rFonts w:cs="Times New Roman"/>
          <w:szCs w:val="21"/>
        </w:rPr>
        <w:t>,</w:t>
      </w:r>
      <w:r w:rsidR="00332397" w:rsidRPr="00332397">
        <w:rPr>
          <w:rFonts w:cs="Times New Roman"/>
          <w:szCs w:val="21"/>
        </w:rPr>
        <w:t xml:space="preserve"> for liver image segmentation. We have carried out experiments on the </w:t>
      </w:r>
      <w:proofErr w:type="spellStart"/>
      <w:r w:rsidR="00332397" w:rsidRPr="00332397">
        <w:rPr>
          <w:rFonts w:cs="Times New Roman"/>
          <w:szCs w:val="21"/>
        </w:rPr>
        <w:t>LiTS</w:t>
      </w:r>
      <w:proofErr w:type="spellEnd"/>
      <w:r w:rsidR="00332397" w:rsidRPr="00332397">
        <w:rPr>
          <w:rFonts w:cs="Times New Roman"/>
          <w:szCs w:val="21"/>
        </w:rPr>
        <w:t xml:space="preserve"> data set, and the result is that the average dice is 0.94, and the best dice is 0.97.</w:t>
      </w:r>
      <w:r w:rsidR="00A16C42">
        <w:rPr>
          <w:rFonts w:cs="Times New Roman"/>
          <w:szCs w:val="21"/>
        </w:rPr>
        <w:t xml:space="preserve"> </w:t>
      </w:r>
      <w:r w:rsidR="00A16C42" w:rsidRPr="00A16C42">
        <w:rPr>
          <w:rFonts w:cs="Times New Roman"/>
          <w:szCs w:val="21"/>
        </w:rPr>
        <w:t xml:space="preserve">Compared with the traditional </w:t>
      </w:r>
      <w:r w:rsidR="00A16C42">
        <w:rPr>
          <w:rFonts w:cs="Times New Roman"/>
          <w:szCs w:val="21"/>
        </w:rPr>
        <w:t>U</w:t>
      </w:r>
      <w:r w:rsidR="00A16C42" w:rsidRPr="00A16C42">
        <w:rPr>
          <w:rFonts w:cs="Times New Roman"/>
          <w:szCs w:val="21"/>
        </w:rPr>
        <w:t>-</w:t>
      </w:r>
      <w:r w:rsidR="00A16C42">
        <w:rPr>
          <w:rFonts w:cs="Times New Roman"/>
          <w:szCs w:val="21"/>
        </w:rPr>
        <w:t>N</w:t>
      </w:r>
      <w:r w:rsidR="00A16C42" w:rsidRPr="00A16C42">
        <w:rPr>
          <w:rFonts w:cs="Times New Roman"/>
          <w:szCs w:val="21"/>
        </w:rPr>
        <w:t>et method, it has been greatly improved</w:t>
      </w:r>
      <w:r w:rsidR="0085778F">
        <w:rPr>
          <w:rFonts w:cs="Times New Roman"/>
          <w:szCs w:val="21"/>
        </w:rPr>
        <w:t>.</w:t>
      </w:r>
    </w:p>
    <w:p w14:paraId="1856F052" w14:textId="45A21208" w:rsidR="006C2F6E" w:rsidRDefault="0018773A" w:rsidP="0018773A">
      <w:pPr>
        <w:rPr>
          <w:rFonts w:cs="Times New Roman"/>
          <w:szCs w:val="21"/>
        </w:rPr>
      </w:pPr>
      <w:r w:rsidRPr="00A86384">
        <w:rPr>
          <w:rFonts w:cs="Times New Roman" w:hint="eastAsia"/>
          <w:b/>
          <w:bCs/>
          <w:szCs w:val="21"/>
        </w:rPr>
        <w:t>K</w:t>
      </w:r>
      <w:r w:rsidRPr="00A86384">
        <w:rPr>
          <w:rFonts w:cs="Times New Roman"/>
          <w:b/>
          <w:bCs/>
          <w:szCs w:val="21"/>
        </w:rPr>
        <w:t>ey words</w:t>
      </w:r>
      <w:r w:rsidR="0043199B">
        <w:rPr>
          <w:rFonts w:cs="Times New Roman"/>
          <w:b/>
          <w:bCs/>
          <w:szCs w:val="21"/>
        </w:rPr>
        <w:t xml:space="preserve">: </w:t>
      </w:r>
      <w:r w:rsidR="00C910D5">
        <w:rPr>
          <w:rFonts w:cs="Times New Roman" w:hint="eastAsia"/>
          <w:szCs w:val="21"/>
        </w:rPr>
        <w:t>L</w:t>
      </w:r>
      <w:r w:rsidR="003E3272" w:rsidRPr="003E3272">
        <w:rPr>
          <w:rFonts w:cs="Times New Roman"/>
          <w:szCs w:val="21"/>
        </w:rPr>
        <w:t>iver</w:t>
      </w:r>
      <w:r w:rsidR="003E3272">
        <w:rPr>
          <w:rFonts w:cs="Times New Roman"/>
          <w:szCs w:val="21"/>
        </w:rPr>
        <w:t xml:space="preserve"> </w:t>
      </w:r>
      <w:r w:rsidR="00C910D5">
        <w:rPr>
          <w:rFonts w:cs="Times New Roman"/>
          <w:szCs w:val="21"/>
        </w:rPr>
        <w:t>S</w:t>
      </w:r>
      <w:r w:rsidR="003E3272">
        <w:rPr>
          <w:rFonts w:cs="Times New Roman"/>
          <w:szCs w:val="21"/>
        </w:rPr>
        <w:t>egmentation</w:t>
      </w:r>
      <w:r>
        <w:rPr>
          <w:rFonts w:cs="Times New Roman"/>
          <w:szCs w:val="21"/>
        </w:rPr>
        <w:t xml:space="preserve">; </w:t>
      </w:r>
      <w:proofErr w:type="spellStart"/>
      <w:r w:rsidR="00016F74">
        <w:rPr>
          <w:rFonts w:cs="Times New Roman"/>
          <w:szCs w:val="21"/>
        </w:rPr>
        <w:t>Ki</w:t>
      </w:r>
      <w:r w:rsidR="00BE0CE4">
        <w:rPr>
          <w:rFonts w:cs="Times New Roman"/>
          <w:szCs w:val="21"/>
        </w:rPr>
        <w:t>U</w:t>
      </w:r>
      <w:proofErr w:type="spellEnd"/>
      <w:r w:rsidR="00BE0CE4">
        <w:rPr>
          <w:rFonts w:cs="Times New Roman"/>
          <w:szCs w:val="21"/>
        </w:rPr>
        <w:t>-Net</w:t>
      </w:r>
      <w:r>
        <w:rPr>
          <w:rFonts w:cs="Times New Roman"/>
          <w:szCs w:val="21"/>
        </w:rPr>
        <w:t xml:space="preserve">; </w:t>
      </w:r>
      <w:r w:rsidR="003E3272">
        <w:rPr>
          <w:rFonts w:cs="Times New Roman"/>
          <w:szCs w:val="21"/>
        </w:rPr>
        <w:t xml:space="preserve">CT </w:t>
      </w:r>
      <w:r w:rsidR="00C910D5">
        <w:rPr>
          <w:rFonts w:cs="Times New Roman"/>
          <w:szCs w:val="21"/>
        </w:rPr>
        <w:t>I</w:t>
      </w:r>
      <w:r w:rsidR="003E3272">
        <w:rPr>
          <w:rFonts w:cs="Times New Roman"/>
          <w:szCs w:val="21"/>
        </w:rPr>
        <w:t>mage</w:t>
      </w:r>
    </w:p>
    <w:p w14:paraId="5BF3B150" w14:textId="2EE63CC7" w:rsidR="00421A3B" w:rsidRDefault="00421A3B" w:rsidP="0018773A">
      <w:pPr>
        <w:rPr>
          <w:rFonts w:cs="Times New Roman"/>
          <w:szCs w:val="21"/>
        </w:rPr>
      </w:pPr>
    </w:p>
    <w:p w14:paraId="51B67BA7" w14:textId="60B29BF2" w:rsidR="00421A3B" w:rsidRDefault="00421A3B" w:rsidP="0018773A">
      <w:pPr>
        <w:rPr>
          <w:rFonts w:cs="Times New Roman"/>
          <w:szCs w:val="21"/>
        </w:rPr>
      </w:pPr>
    </w:p>
    <w:p w14:paraId="3F156A6E" w14:textId="33A0DDCC" w:rsidR="00421A3B" w:rsidRDefault="00421A3B" w:rsidP="0018773A">
      <w:pPr>
        <w:rPr>
          <w:rFonts w:cs="Times New Roman"/>
          <w:szCs w:val="21"/>
        </w:rPr>
      </w:pPr>
    </w:p>
    <w:p w14:paraId="3D699ACD" w14:textId="17646D16" w:rsidR="00421A3B" w:rsidRDefault="00421A3B" w:rsidP="0018773A">
      <w:pPr>
        <w:rPr>
          <w:rFonts w:cs="Times New Roman"/>
          <w:szCs w:val="21"/>
        </w:rPr>
      </w:pPr>
    </w:p>
    <w:p w14:paraId="02B9AAD4" w14:textId="7B68D2CE" w:rsidR="00421A3B" w:rsidRDefault="00421A3B" w:rsidP="0018773A">
      <w:pPr>
        <w:rPr>
          <w:rFonts w:cs="Times New Roman"/>
          <w:szCs w:val="21"/>
        </w:rPr>
      </w:pPr>
    </w:p>
    <w:p w14:paraId="7F6C16AD" w14:textId="70AEF623" w:rsidR="00421A3B" w:rsidRDefault="00421A3B" w:rsidP="0018773A">
      <w:pPr>
        <w:rPr>
          <w:rFonts w:cs="Times New Roman"/>
          <w:szCs w:val="21"/>
        </w:rPr>
      </w:pPr>
    </w:p>
    <w:p w14:paraId="03259055" w14:textId="77777777" w:rsidR="00421A3B" w:rsidRDefault="00421A3B" w:rsidP="0018773A">
      <w:pPr>
        <w:rPr>
          <w:rFonts w:cs="Times New Roman"/>
          <w:szCs w:val="21"/>
        </w:rPr>
      </w:pPr>
    </w:p>
    <w:p w14:paraId="2209324F" w14:textId="77777777" w:rsidR="00421A3B" w:rsidRDefault="00421A3B" w:rsidP="0018773A">
      <w:pPr>
        <w:rPr>
          <w:rFonts w:cs="Times New Roman"/>
          <w:szCs w:val="21"/>
        </w:rPr>
      </w:pPr>
    </w:p>
    <w:p w14:paraId="2371A58F" w14:textId="77777777" w:rsidR="00421A3B" w:rsidRDefault="006C2F6E">
      <w:pPr>
        <w:widowControl/>
        <w:rPr>
          <w:rFonts w:cs="Times New Roman"/>
          <w:szCs w:val="21"/>
        </w:rPr>
        <w:sectPr w:rsidR="00421A3B" w:rsidSect="00604528">
          <w:headerReference w:type="default" r:id="rId17"/>
          <w:footerReference w:type="default" r:id="rId18"/>
          <w:pgSz w:w="11906" w:h="16838"/>
          <w:pgMar w:top="1418" w:right="1701" w:bottom="1418" w:left="1701" w:header="851" w:footer="992" w:gutter="0"/>
          <w:pgNumType w:fmt="upperRoman" w:start="1"/>
          <w:cols w:space="425"/>
          <w:docGrid w:type="lines" w:linePitch="312"/>
        </w:sectPr>
      </w:pPr>
      <w:r>
        <w:rPr>
          <w:rFonts w:cs="Times New Roman"/>
          <w:szCs w:val="21"/>
        </w:rPr>
        <w:br w:type="page"/>
      </w:r>
    </w:p>
    <w:p w14:paraId="3F904664" w14:textId="1C323D17" w:rsidR="0018773A" w:rsidRPr="00056CCA" w:rsidRDefault="00600F3C" w:rsidP="00056CCA">
      <w:pPr>
        <w:pStyle w:val="1"/>
      </w:pPr>
      <w:bookmarkStart w:id="9" w:name="_背景及现状"/>
      <w:bookmarkStart w:id="10" w:name="_Toc104039643"/>
      <w:bookmarkEnd w:id="9"/>
      <w:r>
        <w:rPr>
          <w:rFonts w:hint="eastAsia"/>
        </w:rPr>
        <w:lastRenderedPageBreak/>
        <w:t>1</w:t>
      </w:r>
      <w:r>
        <w:t xml:space="preserve"> </w:t>
      </w:r>
      <w:r w:rsidR="005F5790">
        <w:rPr>
          <w:rFonts w:hint="eastAsia"/>
        </w:rPr>
        <w:t>背景及现状</w:t>
      </w:r>
      <w:bookmarkEnd w:id="10"/>
    </w:p>
    <w:p w14:paraId="630491FE" w14:textId="7DC498FA" w:rsidR="00BA21F5" w:rsidRPr="00056CCA" w:rsidRDefault="00C4473E" w:rsidP="00056CCA">
      <w:pPr>
        <w:pStyle w:val="2"/>
      </w:pPr>
      <w:bookmarkStart w:id="11" w:name="_Toc104039644"/>
      <w:r>
        <w:rPr>
          <w:rFonts w:hint="eastAsia"/>
        </w:rPr>
        <w:t>1</w:t>
      </w:r>
      <w:r>
        <w:t xml:space="preserve">.1 </w:t>
      </w:r>
      <w:r w:rsidR="00BA21F5">
        <w:rPr>
          <w:rFonts w:hint="eastAsia"/>
        </w:rPr>
        <w:t>背景</w:t>
      </w:r>
      <w:bookmarkEnd w:id="11"/>
    </w:p>
    <w:p w14:paraId="2B56E2FD" w14:textId="6BA1DF51" w:rsidR="008C12C4" w:rsidRDefault="008614D1" w:rsidP="001E49A2">
      <w:pPr>
        <w:ind w:firstLineChars="200" w:firstLine="420"/>
      </w:pPr>
      <w:r>
        <w:rPr>
          <w:rFonts w:hint="eastAsia"/>
        </w:rPr>
        <w:t>人体最大的代谢器官</w:t>
      </w:r>
      <w:r w:rsidR="00770950">
        <w:rPr>
          <w:rFonts w:hint="eastAsia"/>
        </w:rPr>
        <w:t>之一是肝脏</w:t>
      </w:r>
      <w:r>
        <w:rPr>
          <w:rFonts w:hint="eastAsia"/>
        </w:rPr>
        <w:t>，</w:t>
      </w:r>
      <w:r w:rsidR="00770950">
        <w:rPr>
          <w:rFonts w:hint="eastAsia"/>
        </w:rPr>
        <w:t>它</w:t>
      </w:r>
      <w:r w:rsidR="00250E07">
        <w:rPr>
          <w:rFonts w:hint="eastAsia"/>
        </w:rPr>
        <w:t>具备</w:t>
      </w:r>
      <w:r w:rsidR="00770950">
        <w:rPr>
          <w:rFonts w:hint="eastAsia"/>
        </w:rPr>
        <w:t>的功能有</w:t>
      </w:r>
      <w:r>
        <w:rPr>
          <w:rFonts w:hint="eastAsia"/>
        </w:rPr>
        <w:t>去除毒素、</w:t>
      </w:r>
      <w:r w:rsidR="00770950">
        <w:rPr>
          <w:rFonts w:hint="eastAsia"/>
        </w:rPr>
        <w:t>对</w:t>
      </w:r>
      <w:r>
        <w:rPr>
          <w:rFonts w:hint="eastAsia"/>
        </w:rPr>
        <w:t>蛋白质</w:t>
      </w:r>
      <w:r w:rsidR="00770950">
        <w:rPr>
          <w:rFonts w:hint="eastAsia"/>
        </w:rPr>
        <w:t>的分解和代谢</w:t>
      </w:r>
      <w:r>
        <w:rPr>
          <w:rFonts w:hint="eastAsia"/>
        </w:rPr>
        <w:t>等，</w:t>
      </w:r>
      <w:r w:rsidR="001E2073">
        <w:rPr>
          <w:rFonts w:hint="eastAsia"/>
        </w:rPr>
        <w:t>是人体最重要的器官之一。一旦肝脏出现恶性肿瘤将对人们的生命健康产生巨大的危害。</w:t>
      </w:r>
      <w:r w:rsidR="00B15EEC">
        <w:rPr>
          <w:rFonts w:hint="eastAsia"/>
        </w:rPr>
        <w:t>如今</w:t>
      </w:r>
      <w:r w:rsidR="006C20C1">
        <w:rPr>
          <w:rFonts w:hint="eastAsia"/>
        </w:rPr>
        <w:t>，电子计算机断层扫描技术（</w:t>
      </w:r>
      <w:r w:rsidR="006C20C1">
        <w:rPr>
          <w:rFonts w:hint="eastAsia"/>
        </w:rPr>
        <w:t>C</w:t>
      </w:r>
      <w:r w:rsidR="006C20C1">
        <w:t>omputed Tomography</w:t>
      </w:r>
      <w:r w:rsidR="006F0008">
        <w:fldChar w:fldCharType="begin"/>
      </w:r>
      <w:r w:rsidR="005B44E0">
        <w:instrText xml:space="preserve"> ADDIN ZOTERO_ITEM CSL_CITATION {"citationID":"jfllwBTf","properties":{"formattedCitation":"\\super [1]\\nosupersub{}","plainCitation":"[1]","noteIndex":0},"citationItems":[{"id":116,"uris":["http://zotero.org/users/9337392/items/G9WRHLMW"],"itemData":{"id":116,"type":"chapter","container-title":"Springer handbook of medical technology","page":"311–342","publisher":"Springer","title":"Computed tomography","author":[{"family":"Buzug","given":"Thorsten M"}],"issued":{"date-parts":[["2011"]]}}}],"schema":"https://github.com/citation-style-language/schema/raw/master/csl-citation.json"} </w:instrText>
      </w:r>
      <w:r w:rsidR="006F0008">
        <w:fldChar w:fldCharType="separate"/>
      </w:r>
      <w:r w:rsidR="005B44E0" w:rsidRPr="005B44E0">
        <w:rPr>
          <w:rFonts w:cs="Times New Roman"/>
          <w:kern w:val="0"/>
          <w:szCs w:val="24"/>
          <w:vertAlign w:val="superscript"/>
        </w:rPr>
        <w:t>[1]</w:t>
      </w:r>
      <w:r w:rsidR="006F0008">
        <w:fldChar w:fldCharType="end"/>
      </w:r>
      <w:r w:rsidR="006C20C1">
        <w:rPr>
          <w:rFonts w:hint="eastAsia"/>
        </w:rPr>
        <w:t>，</w:t>
      </w:r>
      <w:r w:rsidR="006C20C1">
        <w:t>CT</w:t>
      </w:r>
      <w:r w:rsidR="006C20C1">
        <w:rPr>
          <w:rFonts w:hint="eastAsia"/>
        </w:rPr>
        <w:t>）</w:t>
      </w:r>
      <w:r w:rsidR="00DC62BE">
        <w:rPr>
          <w:rFonts w:hint="eastAsia"/>
        </w:rPr>
        <w:t>在</w:t>
      </w:r>
      <w:r w:rsidR="00995308">
        <w:rPr>
          <w:rFonts w:hint="eastAsia"/>
        </w:rPr>
        <w:t>肝脏</w:t>
      </w:r>
      <w:r w:rsidR="00DC62BE">
        <w:rPr>
          <w:rFonts w:hint="eastAsia"/>
        </w:rPr>
        <w:t>病变</w:t>
      </w:r>
      <w:r w:rsidR="00995308">
        <w:rPr>
          <w:rFonts w:hint="eastAsia"/>
        </w:rPr>
        <w:t>的诊断</w:t>
      </w:r>
      <w:r w:rsidR="006F287E">
        <w:rPr>
          <w:rFonts w:hint="eastAsia"/>
        </w:rPr>
        <w:t>中已</w:t>
      </w:r>
      <w:r w:rsidR="00A01DAE">
        <w:rPr>
          <w:rFonts w:hint="eastAsia"/>
        </w:rPr>
        <w:t>经</w:t>
      </w:r>
      <w:r w:rsidR="006F287E">
        <w:rPr>
          <w:rFonts w:hint="eastAsia"/>
        </w:rPr>
        <w:t>成为了常规的诊断方式</w:t>
      </w:r>
      <w:r w:rsidR="00995308">
        <w:rPr>
          <w:rFonts w:hint="eastAsia"/>
        </w:rPr>
        <w:t>。</w:t>
      </w:r>
      <w:r w:rsidR="009109CC">
        <w:rPr>
          <w:rFonts w:hint="eastAsia"/>
        </w:rPr>
        <w:t>在当前的临床实践中，通常使用的医学影像检查技术就是</w:t>
      </w:r>
      <w:r w:rsidR="009109CC">
        <w:rPr>
          <w:rFonts w:hint="eastAsia"/>
        </w:rPr>
        <w:t>CT</w:t>
      </w:r>
      <w:r w:rsidR="009109CC">
        <w:rPr>
          <w:rFonts w:hint="eastAsia"/>
        </w:rPr>
        <w:t>检查。</w:t>
      </w:r>
      <w:r w:rsidR="00995308">
        <w:rPr>
          <w:rFonts w:hint="eastAsia"/>
        </w:rPr>
        <w:t>CT</w:t>
      </w:r>
      <w:r w:rsidR="00995308">
        <w:rPr>
          <w:rFonts w:hint="eastAsia"/>
        </w:rPr>
        <w:t>检查一般</w:t>
      </w:r>
      <w:r w:rsidR="00EB433E">
        <w:rPr>
          <w:rFonts w:hint="eastAsia"/>
        </w:rPr>
        <w:t>可分为三个类别，分别是脑池造影</w:t>
      </w:r>
      <w:r w:rsidR="00EB433E">
        <w:rPr>
          <w:rFonts w:hint="eastAsia"/>
        </w:rPr>
        <w:t>CT</w:t>
      </w:r>
      <w:r w:rsidR="001B7262">
        <w:fldChar w:fldCharType="begin"/>
      </w:r>
      <w:r w:rsidR="005B44E0">
        <w:instrText xml:space="preserve"> ADDIN ZOTERO_ITEM CSL_CITATION {"citationID":"CAh8psRZ","properties":{"formattedCitation":"\\super [2]\\nosupersub{}","plainCitation":"[2]","noteIndex":0},"citationItems":[{"id":117,"uris":["http://zotero.org/users/9337392/items/AHCA3SLE"],"itemData":{"id":117,"type":"article-journal","container-title":"American Journal of Neuroradiology","issue":"4","note":"publisher: Am Soc Neuroradiology","page":"633–639","title":"Evaluation of high-resolution CT and MR cisternography in the diagnosis of cerebrospinal fluid fistula.","volume":"19","author":[{"family":"Shetty","given":"Prashant G"},{"family":"Shroff","given":"Manu M"},{"family":"Sahani","given":"Dushyant V"},{"family":"Kirtane","given":"Milind V"}],"issued":{"date-parts":[["1998"]]}}}],"schema":"https://github.com/citation-style-language/schema/raw/master/csl-citation.json"} </w:instrText>
      </w:r>
      <w:r w:rsidR="001B7262">
        <w:fldChar w:fldCharType="separate"/>
      </w:r>
      <w:r w:rsidR="005B44E0" w:rsidRPr="005B44E0">
        <w:rPr>
          <w:rFonts w:cs="Times New Roman"/>
          <w:kern w:val="0"/>
          <w:szCs w:val="24"/>
          <w:vertAlign w:val="superscript"/>
        </w:rPr>
        <w:t>[2]</w:t>
      </w:r>
      <w:r w:rsidR="001B7262">
        <w:fldChar w:fldCharType="end"/>
      </w:r>
      <w:r w:rsidR="00EB433E">
        <w:rPr>
          <w:rFonts w:hint="eastAsia"/>
        </w:rPr>
        <w:t>、</w:t>
      </w:r>
      <w:r w:rsidR="00995308">
        <w:rPr>
          <w:rFonts w:hint="eastAsia"/>
        </w:rPr>
        <w:t>平扫</w:t>
      </w:r>
      <w:r w:rsidR="00CD41AB">
        <w:rPr>
          <w:rFonts w:hint="eastAsia"/>
        </w:rPr>
        <w:t>CT</w:t>
      </w:r>
      <w:r w:rsidR="001B7262">
        <w:fldChar w:fldCharType="begin"/>
      </w:r>
      <w:r w:rsidR="005B44E0">
        <w:instrText xml:space="preserve"> ADDIN ZOTERO_ITEM CSL_CITATION {"citationID":"I1EAkFUl","properties":{"formattedCitation":"\\super [3]\\nosupersub{}","plainCitation":"[3]","noteIndex":0},"citationItems":[{"id":118,"uris":["http://zotero.org/users/9337392/items/BCLKFZWF"],"itemData":{"id":118,"type":"article-journal","container-title":"AJR. American journal of roentgenology","issue":"6","note":"publisher: Am Roentgen Ray Soc","page":"1451–1455","title":"Reliability and role of plain film radiography and CT in the diagnosis of small-bowel obstruction.","volume":"167","author":[{"family":"Maglinte","given":"DD"},{"family":"Reyes","given":"Benedicto L"},{"family":"Harmon","given":"Ben H"},{"family":"Kelvin","given":"Frederick M"},{"family":"Turner Jr","given":"WW"},{"family":"Hage","given":"James E"},{"family":"Ng","given":"Anastacio C"},{"family":"Chua","given":"Gonzalo T"},{"family":"Gage","given":"Scott N"}],"issued":{"date-parts":[["1996"]]}}}],"schema":"https://github.com/citation-style-language/schema/raw/master/csl-citation.json"} </w:instrText>
      </w:r>
      <w:r w:rsidR="001B7262">
        <w:fldChar w:fldCharType="separate"/>
      </w:r>
      <w:r w:rsidR="005B44E0" w:rsidRPr="005B44E0">
        <w:rPr>
          <w:rFonts w:cs="Times New Roman"/>
          <w:kern w:val="0"/>
          <w:szCs w:val="24"/>
          <w:vertAlign w:val="superscript"/>
        </w:rPr>
        <w:t>[3]</w:t>
      </w:r>
      <w:r w:rsidR="001B7262">
        <w:fldChar w:fldCharType="end"/>
      </w:r>
      <w:r w:rsidR="00EB433E">
        <w:rPr>
          <w:rFonts w:hint="eastAsia"/>
        </w:rPr>
        <w:t>和</w:t>
      </w:r>
      <w:r w:rsidR="00CD41AB">
        <w:rPr>
          <w:rFonts w:hint="eastAsia"/>
        </w:rPr>
        <w:t>增强</w:t>
      </w:r>
      <w:r w:rsidR="00CD41AB">
        <w:rPr>
          <w:rFonts w:hint="eastAsia"/>
        </w:rPr>
        <w:t>CT</w:t>
      </w:r>
      <w:r w:rsidR="006C30E3">
        <w:rPr>
          <w:rFonts w:hint="eastAsia"/>
        </w:rPr>
        <w:t>扫描</w:t>
      </w:r>
      <w:r w:rsidR="0030594F">
        <w:fldChar w:fldCharType="begin"/>
      </w:r>
      <w:r w:rsidR="005B44E0">
        <w:instrText xml:space="preserve"> ADDIN ZOTERO_ITEM CSL_CITATION {"citationID":"0uEFLWG2","properties":{"formattedCitation":"\\super [4]\\nosupersub{}","plainCitation":"[4]","noteIndex":0},"citationItems":[{"id":119,"uris":["http://zotero.org/users/9337392/items/4NKXVL3W"],"itemData":{"id":119,"type":"article-journal","container-title":"Annals of surgery","issue":"2","note":"publisher: Lippincott, Williams, and Wilkins","page":"208","title":"High incidence of thrombosis of the portal venous system after laparoscopic splenectomy: a prospective study with contrast-enhanced CT scan","volume":"241","author":[{"family":"Ikeda","given":"Masataka"},{"family":"Sekimoto","given":"Mitsugu"},{"family":"Takiguchi","given":"Shuji"},{"family":"Kubota","given":"Masaru"},{"family":"Ikenaga","given":"Masakazu"},{"family":"Yamamoto","given":"Hirofumi"},{"family":"Fujiwara","given":"Yoshiyuki"},{"family":"Ohue","given":"Masayuki"},{"family":"Yasuda","given":"Takushi"},{"family":"Imamura","given":"Hiroshi"},{"literal":"others"}],"issued":{"date-parts":[["2005"]]}}}],"schema":"https://github.com/citation-style-language/schema/raw/master/csl-citation.json"} </w:instrText>
      </w:r>
      <w:r w:rsidR="0030594F">
        <w:fldChar w:fldCharType="separate"/>
      </w:r>
      <w:r w:rsidR="005B44E0" w:rsidRPr="005B44E0">
        <w:rPr>
          <w:rFonts w:cs="Times New Roman"/>
          <w:kern w:val="0"/>
          <w:szCs w:val="24"/>
          <w:vertAlign w:val="superscript"/>
        </w:rPr>
        <w:t>[4]</w:t>
      </w:r>
      <w:r w:rsidR="0030594F">
        <w:fldChar w:fldCharType="end"/>
      </w:r>
      <w:r w:rsidR="00CD41AB">
        <w:rPr>
          <w:rFonts w:hint="eastAsia"/>
        </w:rPr>
        <w:t>。它</w:t>
      </w:r>
      <w:r w:rsidR="007A1B75">
        <w:rPr>
          <w:rFonts w:hint="eastAsia"/>
        </w:rPr>
        <w:t>的原理</w:t>
      </w:r>
      <w:r w:rsidR="00EB433E">
        <w:rPr>
          <w:rFonts w:hint="eastAsia"/>
        </w:rPr>
        <w:t>是</w:t>
      </w:r>
      <w:r w:rsidR="007A1B75">
        <w:rPr>
          <w:rFonts w:hint="eastAsia"/>
        </w:rPr>
        <w:t>利</w:t>
      </w:r>
      <w:r w:rsidR="00995308">
        <w:rPr>
          <w:rFonts w:hint="eastAsia"/>
        </w:rPr>
        <w:t>用</w:t>
      </w:r>
      <w:r w:rsidR="00995308">
        <w:rPr>
          <w:rFonts w:hint="eastAsia"/>
        </w:rPr>
        <w:t>X</w:t>
      </w:r>
      <w:r w:rsidR="00995308">
        <w:rPr>
          <w:rFonts w:hint="eastAsia"/>
        </w:rPr>
        <w:t>线束</w:t>
      </w:r>
      <w:r w:rsidR="00385B4C">
        <w:rPr>
          <w:rFonts w:hint="eastAsia"/>
        </w:rPr>
        <w:t>逐层</w:t>
      </w:r>
      <w:r w:rsidR="007A1B75">
        <w:rPr>
          <w:rFonts w:hint="eastAsia"/>
        </w:rPr>
        <w:t>扫描</w:t>
      </w:r>
      <w:r w:rsidR="00995308">
        <w:rPr>
          <w:rFonts w:hint="eastAsia"/>
        </w:rPr>
        <w:t>人</w:t>
      </w:r>
      <w:r w:rsidR="007A1B75">
        <w:rPr>
          <w:rFonts w:hint="eastAsia"/>
        </w:rPr>
        <w:t>身体</w:t>
      </w:r>
      <w:r w:rsidR="00385B4C">
        <w:rPr>
          <w:rFonts w:hint="eastAsia"/>
        </w:rPr>
        <w:t>的</w:t>
      </w:r>
      <w:r w:rsidR="007A1B75">
        <w:rPr>
          <w:rFonts w:hint="eastAsia"/>
        </w:rPr>
        <w:t>某个部位</w:t>
      </w:r>
      <w:r w:rsidR="00CD41AB">
        <w:rPr>
          <w:rFonts w:hint="eastAsia"/>
        </w:rPr>
        <w:t>，</w:t>
      </w:r>
      <w:r w:rsidR="00385B4C">
        <w:rPr>
          <w:rFonts w:hint="eastAsia"/>
        </w:rPr>
        <w:t>再经由探测器来接收</w:t>
      </w:r>
      <w:r w:rsidR="00CD41AB">
        <w:rPr>
          <w:rFonts w:hint="eastAsia"/>
        </w:rPr>
        <w:t>透过</w:t>
      </w:r>
      <w:r w:rsidR="00385B4C">
        <w:rPr>
          <w:rFonts w:hint="eastAsia"/>
        </w:rPr>
        <w:t>该部位</w:t>
      </w:r>
      <w:r w:rsidR="00CD41AB">
        <w:rPr>
          <w:rFonts w:hint="eastAsia"/>
        </w:rPr>
        <w:t>的</w:t>
      </w:r>
      <w:r w:rsidR="00CD41AB">
        <w:rPr>
          <w:rFonts w:hint="eastAsia"/>
        </w:rPr>
        <w:t>X</w:t>
      </w:r>
      <w:r w:rsidR="00CD41AB">
        <w:rPr>
          <w:rFonts w:hint="eastAsia"/>
        </w:rPr>
        <w:t>线</w:t>
      </w:r>
      <w:r w:rsidR="00385B4C">
        <w:rPr>
          <w:rFonts w:hint="eastAsia"/>
        </w:rPr>
        <w:t>束</w:t>
      </w:r>
      <w:r w:rsidR="00CD41AB">
        <w:rPr>
          <w:rFonts w:hint="eastAsia"/>
        </w:rPr>
        <w:t>，</w:t>
      </w:r>
      <w:r w:rsidR="00385B4C">
        <w:rPr>
          <w:rFonts w:hint="eastAsia"/>
        </w:rPr>
        <w:t>即接收到了光信号，之后再通过</w:t>
      </w:r>
      <w:r w:rsidR="00CD41AB">
        <w:rPr>
          <w:rFonts w:hint="eastAsia"/>
        </w:rPr>
        <w:t>光</w:t>
      </w:r>
      <w:r w:rsidR="006C30E3">
        <w:rPr>
          <w:rFonts w:hint="eastAsia"/>
        </w:rPr>
        <w:t>电</w:t>
      </w:r>
      <w:r w:rsidR="00CD41AB">
        <w:rPr>
          <w:rFonts w:hint="eastAsia"/>
        </w:rPr>
        <w:t>转换</w:t>
      </w:r>
      <w:r w:rsidR="00385B4C">
        <w:rPr>
          <w:rFonts w:hint="eastAsia"/>
        </w:rPr>
        <w:t>将光信号转</w:t>
      </w:r>
      <w:r w:rsidR="00CD41AB">
        <w:rPr>
          <w:rFonts w:hint="eastAsia"/>
        </w:rPr>
        <w:t>变为电信号，</w:t>
      </w:r>
      <w:r w:rsidR="00BE2BE7">
        <w:rPr>
          <w:rFonts w:hint="eastAsia"/>
        </w:rPr>
        <w:t>最后</w:t>
      </w:r>
      <w:r w:rsidR="00CD41AB">
        <w:rPr>
          <w:rFonts w:hint="eastAsia"/>
        </w:rPr>
        <w:t>经</w:t>
      </w:r>
      <w:r w:rsidR="00BE2BE7">
        <w:rPr>
          <w:rFonts w:hint="eastAsia"/>
        </w:rPr>
        <w:t>过</w:t>
      </w:r>
      <w:r w:rsidR="00CD41AB">
        <w:rPr>
          <w:rFonts w:hint="eastAsia"/>
        </w:rPr>
        <w:t>模拟</w:t>
      </w:r>
      <w:r w:rsidR="00CD41AB">
        <w:t>/</w:t>
      </w:r>
      <w:r w:rsidR="00CD41AB">
        <w:rPr>
          <w:rFonts w:hint="eastAsia"/>
        </w:rPr>
        <w:t>数字转换器</w:t>
      </w:r>
      <w:r w:rsidR="00BE2BE7">
        <w:rPr>
          <w:rFonts w:hint="eastAsia"/>
        </w:rPr>
        <w:t>将模拟信号</w:t>
      </w:r>
      <w:r w:rsidR="00CD41AB">
        <w:rPr>
          <w:rFonts w:hint="eastAsia"/>
        </w:rPr>
        <w:t>转换为数字</w:t>
      </w:r>
      <w:r w:rsidR="00BE2BE7">
        <w:rPr>
          <w:rFonts w:hint="eastAsia"/>
        </w:rPr>
        <w:t>信号</w:t>
      </w:r>
      <w:r w:rsidR="006C30E3">
        <w:rPr>
          <w:rFonts w:hint="eastAsia"/>
        </w:rPr>
        <w:t>，</w:t>
      </w:r>
      <w:r w:rsidR="00BE2BE7">
        <w:rPr>
          <w:rFonts w:hint="eastAsia"/>
        </w:rPr>
        <w:t>即</w:t>
      </w:r>
      <w:r w:rsidR="006C30E3">
        <w:rPr>
          <w:rFonts w:hint="eastAsia"/>
        </w:rPr>
        <w:t>构成</w:t>
      </w:r>
      <w:r w:rsidR="00BE2BE7">
        <w:rPr>
          <w:rFonts w:hint="eastAsia"/>
        </w:rPr>
        <w:t>了最终的</w:t>
      </w:r>
      <w:r w:rsidR="006C30E3">
        <w:rPr>
          <w:rFonts w:hint="eastAsia"/>
        </w:rPr>
        <w:t>CT</w:t>
      </w:r>
      <w:r w:rsidR="006C30E3">
        <w:rPr>
          <w:rFonts w:hint="eastAsia"/>
        </w:rPr>
        <w:t>图像</w:t>
      </w:r>
      <w:r w:rsidR="00BE2BE7">
        <w:rPr>
          <w:rFonts w:hint="eastAsia"/>
        </w:rPr>
        <w:t>，就可以</w:t>
      </w:r>
      <w:r w:rsidR="00CD41AB">
        <w:rPr>
          <w:rFonts w:hint="eastAsia"/>
        </w:rPr>
        <w:t>输入</w:t>
      </w:r>
      <w:r w:rsidR="00BE2BE7">
        <w:rPr>
          <w:rFonts w:hint="eastAsia"/>
        </w:rPr>
        <w:t>到</w:t>
      </w:r>
      <w:r w:rsidR="00CD41AB">
        <w:rPr>
          <w:rFonts w:hint="eastAsia"/>
        </w:rPr>
        <w:t>计算机</w:t>
      </w:r>
      <w:r w:rsidR="00BE2BE7">
        <w:rPr>
          <w:rFonts w:hint="eastAsia"/>
        </w:rPr>
        <w:t>，用计算机</w:t>
      </w:r>
      <w:r w:rsidR="006C30E3">
        <w:rPr>
          <w:rFonts w:hint="eastAsia"/>
        </w:rPr>
        <w:t>进行</w:t>
      </w:r>
      <w:r w:rsidR="00BE2BE7">
        <w:rPr>
          <w:rFonts w:hint="eastAsia"/>
        </w:rPr>
        <w:t>更方便的</w:t>
      </w:r>
      <w:r w:rsidR="00CD41AB">
        <w:rPr>
          <w:rFonts w:hint="eastAsia"/>
        </w:rPr>
        <w:t>处理</w:t>
      </w:r>
      <w:r w:rsidR="006C30E3">
        <w:rPr>
          <w:rFonts w:hint="eastAsia"/>
        </w:rPr>
        <w:t>。</w:t>
      </w:r>
      <w:r w:rsidR="006C30E3">
        <w:rPr>
          <w:rFonts w:hint="eastAsia"/>
        </w:rPr>
        <w:t>C</w:t>
      </w:r>
      <w:r w:rsidR="006C30E3">
        <w:t>T</w:t>
      </w:r>
      <w:r w:rsidR="00DC62BE">
        <w:rPr>
          <w:rFonts w:hint="eastAsia"/>
        </w:rPr>
        <w:t>图像</w:t>
      </w:r>
      <w:r w:rsidR="00E618A5">
        <w:rPr>
          <w:rFonts w:hint="eastAsia"/>
        </w:rPr>
        <w:t>能够反映出</w:t>
      </w:r>
      <w:r w:rsidR="00AC03F2">
        <w:rPr>
          <w:rFonts w:hint="eastAsia"/>
        </w:rPr>
        <w:t>肝脏</w:t>
      </w:r>
      <w:r w:rsidR="00192F48">
        <w:rPr>
          <w:rFonts w:hint="eastAsia"/>
        </w:rPr>
        <w:t>边界、边界</w:t>
      </w:r>
      <w:r w:rsidR="00AC03F2">
        <w:rPr>
          <w:rFonts w:hint="eastAsia"/>
        </w:rPr>
        <w:t>的光滑度</w:t>
      </w:r>
      <w:r w:rsidR="00192F48">
        <w:rPr>
          <w:rFonts w:hint="eastAsia"/>
        </w:rPr>
        <w:t>、</w:t>
      </w:r>
      <w:r w:rsidR="00C930A2">
        <w:rPr>
          <w:rFonts w:hint="eastAsia"/>
        </w:rPr>
        <w:t>大小</w:t>
      </w:r>
      <w:r w:rsidR="00192F48">
        <w:rPr>
          <w:rFonts w:hint="eastAsia"/>
        </w:rPr>
        <w:t>、</w:t>
      </w:r>
      <w:r w:rsidR="00AC03F2">
        <w:rPr>
          <w:rFonts w:hint="eastAsia"/>
        </w:rPr>
        <w:t>体积</w:t>
      </w:r>
      <w:r w:rsidR="00192F48">
        <w:rPr>
          <w:rFonts w:hint="eastAsia"/>
        </w:rPr>
        <w:t>、</w:t>
      </w:r>
      <w:r w:rsidR="004A302E">
        <w:rPr>
          <w:rFonts w:hint="eastAsia"/>
        </w:rPr>
        <w:t>形态</w:t>
      </w:r>
      <w:r w:rsidR="00AC03F2">
        <w:rPr>
          <w:rFonts w:hint="eastAsia"/>
        </w:rPr>
        <w:t>等信息</w:t>
      </w:r>
      <w:r w:rsidR="00A419A0">
        <w:rPr>
          <w:rFonts w:hint="eastAsia"/>
        </w:rPr>
        <w:t>，如图</w:t>
      </w:r>
      <w:r w:rsidR="00A419A0">
        <w:rPr>
          <w:rFonts w:hint="eastAsia"/>
        </w:rPr>
        <w:t>1</w:t>
      </w:r>
      <w:r w:rsidR="00A419A0">
        <w:rPr>
          <w:rFonts w:hint="eastAsia"/>
        </w:rPr>
        <w:t>所示。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7"/>
        <w:gridCol w:w="4287"/>
      </w:tblGrid>
      <w:tr w:rsidR="001E49A2" w14:paraId="55383387" w14:textId="77777777" w:rsidTr="00B6123D">
        <w:trPr>
          <w:trHeight w:val="3118"/>
        </w:trPr>
        <w:tc>
          <w:tcPr>
            <w:tcW w:w="2500" w:type="pct"/>
          </w:tcPr>
          <w:p w14:paraId="4375A65A" w14:textId="77777777" w:rsidR="00540578" w:rsidRDefault="001E49A2" w:rsidP="00B6123D">
            <w:pPr>
              <w:spacing w:line="240" w:lineRule="auto"/>
              <w:jc w:val="right"/>
              <w:rPr>
                <w:rFonts w:cs="Times New Roman"/>
                <w:sz w:val="18"/>
                <w:szCs w:val="18"/>
              </w:rPr>
            </w:pPr>
            <w:r w:rsidRPr="00D36949">
              <w:rPr>
                <w:rFonts w:cs="Times New Roman" w:hint="eastAsia"/>
                <w:noProof/>
                <w:sz w:val="18"/>
                <w:szCs w:val="18"/>
              </w:rPr>
              <w:drawing>
                <wp:inline distT="0" distB="0" distL="0" distR="0" wp14:anchorId="0D67F01C" wp14:editId="677314AC">
                  <wp:extent cx="2280000" cy="1800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2280000" cy="1800000"/>
                          </a:xfrm>
                          <a:prstGeom prst="rect">
                            <a:avLst/>
                          </a:prstGeom>
                        </pic:spPr>
                      </pic:pic>
                    </a:graphicData>
                  </a:graphic>
                </wp:inline>
              </w:drawing>
            </w:r>
          </w:p>
          <w:p w14:paraId="30B062C5" w14:textId="45BA2D0E" w:rsidR="00B6123D" w:rsidRPr="00D36949" w:rsidRDefault="00B6123D" w:rsidP="00B6123D">
            <w:pPr>
              <w:spacing w:line="240" w:lineRule="auto"/>
              <w:ind w:leftChars="218" w:left="458" w:rightChars="-3" w:right="-6"/>
              <w:jc w:val="center"/>
              <w:rPr>
                <w:rFonts w:cs="Times New Roman"/>
                <w:sz w:val="18"/>
                <w:szCs w:val="18"/>
              </w:rPr>
            </w:pPr>
            <w:r>
              <w:rPr>
                <w:rFonts w:cs="Times New Roman" w:hint="eastAsia"/>
                <w:sz w:val="18"/>
                <w:szCs w:val="18"/>
              </w:rPr>
              <w:t>(</w:t>
            </w:r>
            <w:r>
              <w:rPr>
                <w:rFonts w:cs="Times New Roman"/>
                <w:sz w:val="18"/>
                <w:szCs w:val="18"/>
              </w:rPr>
              <w:t>a)</w:t>
            </w:r>
          </w:p>
        </w:tc>
        <w:tc>
          <w:tcPr>
            <w:tcW w:w="2500" w:type="pct"/>
          </w:tcPr>
          <w:p w14:paraId="6AC8AD99" w14:textId="77777777" w:rsidR="001E49A2" w:rsidRDefault="001E49A2" w:rsidP="00B6123D">
            <w:pPr>
              <w:spacing w:line="240" w:lineRule="auto"/>
              <w:ind w:rightChars="135" w:right="283"/>
              <w:rPr>
                <w:rFonts w:cs="Times New Roman"/>
                <w:sz w:val="18"/>
                <w:szCs w:val="18"/>
              </w:rPr>
            </w:pPr>
            <w:r w:rsidRPr="00394122">
              <w:rPr>
                <w:rFonts w:cs="Times New Roman"/>
                <w:noProof/>
                <w:sz w:val="18"/>
                <w:szCs w:val="18"/>
              </w:rPr>
              <w:drawing>
                <wp:inline distT="0" distB="0" distL="0" distR="0" wp14:anchorId="6509141D" wp14:editId="285587E9">
                  <wp:extent cx="2405898"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5898" cy="1800000"/>
                          </a:xfrm>
                          <a:prstGeom prst="rect">
                            <a:avLst/>
                          </a:prstGeom>
                          <a:noFill/>
                        </pic:spPr>
                      </pic:pic>
                    </a:graphicData>
                  </a:graphic>
                </wp:inline>
              </w:drawing>
            </w:r>
          </w:p>
          <w:p w14:paraId="79C9FE93" w14:textId="2B2EFF36" w:rsidR="00B6123D" w:rsidRPr="00394122" w:rsidRDefault="00B6123D" w:rsidP="00B6123D">
            <w:pPr>
              <w:spacing w:line="240" w:lineRule="auto"/>
              <w:ind w:rightChars="135" w:right="283"/>
              <w:jc w:val="center"/>
              <w:rPr>
                <w:rFonts w:cs="Times New Roman"/>
                <w:sz w:val="18"/>
                <w:szCs w:val="18"/>
              </w:rPr>
            </w:pPr>
            <w:r>
              <w:rPr>
                <w:rFonts w:cs="Times New Roman" w:hint="eastAsia"/>
                <w:sz w:val="18"/>
                <w:szCs w:val="18"/>
              </w:rPr>
              <w:t>(</w:t>
            </w:r>
            <w:r>
              <w:rPr>
                <w:rFonts w:cs="Times New Roman"/>
                <w:sz w:val="18"/>
                <w:szCs w:val="18"/>
              </w:rPr>
              <w:t>b)</w:t>
            </w:r>
          </w:p>
        </w:tc>
      </w:tr>
    </w:tbl>
    <w:p w14:paraId="58E92C5B" w14:textId="7CB6C950" w:rsidR="00D129FA" w:rsidRPr="00494619" w:rsidRDefault="008C12C4" w:rsidP="00211AA3">
      <w:pPr>
        <w:spacing w:afterLines="50" w:after="156"/>
        <w:jc w:val="left"/>
        <w:rPr>
          <w:rFonts w:cs="Times New Roman"/>
          <w:sz w:val="18"/>
          <w:szCs w:val="18"/>
        </w:rPr>
      </w:pPr>
      <w:commentRangeStart w:id="12"/>
      <w:r w:rsidRPr="00211AA3">
        <w:rPr>
          <w:rFonts w:cs="Times New Roman" w:hint="eastAsia"/>
          <w:b/>
          <w:bCs/>
          <w:sz w:val="18"/>
          <w:szCs w:val="18"/>
        </w:rPr>
        <w:t>图</w:t>
      </w:r>
      <w:r w:rsidRPr="00211AA3">
        <w:rPr>
          <w:rFonts w:cs="Times New Roman"/>
          <w:b/>
          <w:bCs/>
          <w:sz w:val="18"/>
          <w:szCs w:val="18"/>
        </w:rPr>
        <w:t>1</w:t>
      </w:r>
      <w:r w:rsidR="00505C7F" w:rsidRPr="00211AA3">
        <w:rPr>
          <w:rFonts w:cs="Times New Roman"/>
          <w:b/>
          <w:bCs/>
          <w:sz w:val="18"/>
          <w:szCs w:val="18"/>
        </w:rPr>
        <w:t xml:space="preserve"> </w:t>
      </w:r>
      <w:r w:rsidR="00505C7F">
        <w:rPr>
          <w:rFonts w:cs="Times New Roman" w:hint="eastAsia"/>
          <w:sz w:val="18"/>
          <w:szCs w:val="18"/>
        </w:rPr>
        <w:t>肝脏</w:t>
      </w:r>
      <w:r w:rsidR="00505C7F">
        <w:rPr>
          <w:rFonts w:cs="Times New Roman" w:hint="eastAsia"/>
          <w:sz w:val="18"/>
          <w:szCs w:val="18"/>
        </w:rPr>
        <w:t>CT</w:t>
      </w:r>
      <w:r w:rsidR="005839DC">
        <w:rPr>
          <w:rFonts w:cs="Times New Roman" w:hint="eastAsia"/>
          <w:sz w:val="18"/>
          <w:szCs w:val="18"/>
        </w:rPr>
        <w:t>图像的</w:t>
      </w:r>
      <w:r w:rsidR="005839DC">
        <w:rPr>
          <w:rFonts w:cs="Times New Roman" w:hint="eastAsia"/>
          <w:sz w:val="18"/>
          <w:szCs w:val="18"/>
        </w:rPr>
        <w:t>2D</w:t>
      </w:r>
      <w:r w:rsidR="005839DC">
        <w:rPr>
          <w:rFonts w:cs="Times New Roman" w:hint="eastAsia"/>
          <w:sz w:val="18"/>
          <w:szCs w:val="18"/>
        </w:rPr>
        <w:t>表现在图</w:t>
      </w:r>
      <w:r w:rsidR="005839DC">
        <w:rPr>
          <w:rFonts w:cs="Times New Roman" w:hint="eastAsia"/>
          <w:sz w:val="18"/>
          <w:szCs w:val="18"/>
        </w:rPr>
        <w:t>(</w:t>
      </w:r>
      <w:r w:rsidR="005839DC">
        <w:rPr>
          <w:rFonts w:cs="Times New Roman"/>
          <w:sz w:val="18"/>
          <w:szCs w:val="18"/>
        </w:rPr>
        <w:t>a)</w:t>
      </w:r>
      <w:r w:rsidR="005839DC">
        <w:rPr>
          <w:rFonts w:cs="Times New Roman" w:hint="eastAsia"/>
          <w:sz w:val="18"/>
          <w:szCs w:val="18"/>
        </w:rPr>
        <w:t>中，图</w:t>
      </w:r>
      <w:r w:rsidR="005839DC">
        <w:rPr>
          <w:rFonts w:cs="Times New Roman" w:hint="eastAsia"/>
          <w:sz w:val="18"/>
          <w:szCs w:val="18"/>
        </w:rPr>
        <w:t>(</w:t>
      </w:r>
      <w:r w:rsidR="005839DC">
        <w:rPr>
          <w:rFonts w:cs="Times New Roman"/>
          <w:sz w:val="18"/>
          <w:szCs w:val="18"/>
        </w:rPr>
        <w:t>b)</w:t>
      </w:r>
      <w:r w:rsidR="005839DC">
        <w:rPr>
          <w:rFonts w:cs="Times New Roman" w:hint="eastAsia"/>
          <w:sz w:val="18"/>
          <w:szCs w:val="18"/>
        </w:rPr>
        <w:t>展示了肝脏三维重建后的影像</w:t>
      </w:r>
      <w:r w:rsidR="00192F48">
        <w:rPr>
          <w:rFonts w:cs="Times New Roman" w:hint="eastAsia"/>
          <w:sz w:val="18"/>
          <w:szCs w:val="18"/>
        </w:rPr>
        <w:t>，可以很清晰的反映出肝脏边界、肝脏光滑度、大小、体积、形态等信息</w:t>
      </w:r>
      <w:commentRangeEnd w:id="12"/>
      <w:r w:rsidR="00DA1C2C">
        <w:rPr>
          <w:rStyle w:val="af8"/>
        </w:rPr>
        <w:commentReference w:id="12"/>
      </w:r>
      <w:r w:rsidR="008C7E52">
        <w:rPr>
          <w:rFonts w:cs="Times New Roman" w:hint="eastAsia"/>
          <w:sz w:val="18"/>
          <w:szCs w:val="18"/>
        </w:rPr>
        <w:t>。</w:t>
      </w:r>
    </w:p>
    <w:p w14:paraId="11054C30" w14:textId="5B3C3961" w:rsidR="006E274E" w:rsidRDefault="00FD3DA1" w:rsidP="006E274E">
      <w:pPr>
        <w:ind w:firstLineChars="200" w:firstLine="420"/>
      </w:pPr>
      <w:r>
        <w:rPr>
          <w:rFonts w:hint="eastAsia"/>
        </w:rPr>
        <w:t>如果存在</w:t>
      </w:r>
      <w:r w:rsidR="002F37DC">
        <w:rPr>
          <w:rFonts w:hint="eastAsia"/>
        </w:rPr>
        <w:t>一种</w:t>
      </w:r>
      <w:r w:rsidR="00D92B5E">
        <w:rPr>
          <w:rFonts w:hint="eastAsia"/>
        </w:rPr>
        <w:t>对于肝脏及肝脏肿瘤的</w:t>
      </w:r>
      <w:r w:rsidR="00D92B5E">
        <w:rPr>
          <w:rFonts w:hint="eastAsia"/>
        </w:rPr>
        <w:t>CT</w:t>
      </w:r>
      <w:r w:rsidR="00D92B5E">
        <w:rPr>
          <w:rFonts w:hint="eastAsia"/>
        </w:rPr>
        <w:t>图像的自动分割技术</w:t>
      </w:r>
      <w:r w:rsidR="005959DD">
        <w:fldChar w:fldCharType="begin"/>
      </w:r>
      <w:r w:rsidR="005B44E0">
        <w:instrText xml:space="preserve"> ADDIN ZOTERO_ITEM CSL_CITATION {"citationID":"XiroKjrT","properties":{"formattedCitation":"\\super [5]\\nosupersub{}","plainCitation":"[5]","noteIndex":0},"citationItems":[{"id":120,"uris":["http://zotero.org/users/9337392/items/29A3EA5Q"],"itemData":{"id":120,"type":"article-journal","container-title":"Expert Systems with Applications","note":"publisher: Elsevier","page":"117347","title":"Automatic liver tumor segmentation from CT images using hierarchical iterative superpixels and local statistical features","author":[{"family":"Di","given":"Shuanhu"},{"family":"Zhao","given":"Yuqian"},{"family":"Liao","given":"Miao"},{"family":"Yang","given":"Zhen"},{"family":"Zeng","given":"Yezhan"}],"issued":{"date-parts":[["2022"]]}}}],"schema":"https://github.com/citation-style-language/schema/raw/master/csl-citation.json"} </w:instrText>
      </w:r>
      <w:r w:rsidR="005959DD">
        <w:fldChar w:fldCharType="separate"/>
      </w:r>
      <w:r w:rsidR="005B44E0" w:rsidRPr="005B44E0">
        <w:rPr>
          <w:rFonts w:cs="Times New Roman"/>
          <w:kern w:val="0"/>
          <w:szCs w:val="24"/>
          <w:vertAlign w:val="superscript"/>
        </w:rPr>
        <w:t>[5]</w:t>
      </w:r>
      <w:r w:rsidR="005959DD">
        <w:fldChar w:fldCharType="end"/>
      </w:r>
      <w:r w:rsidR="00D671A1">
        <w:rPr>
          <w:rFonts w:hint="eastAsia"/>
        </w:rPr>
        <w:t>，</w:t>
      </w:r>
      <w:r w:rsidR="002F37DC">
        <w:rPr>
          <w:rFonts w:hint="eastAsia"/>
        </w:rPr>
        <w:t>就</w:t>
      </w:r>
      <w:r w:rsidR="00D92B5E">
        <w:rPr>
          <w:rFonts w:hint="eastAsia"/>
        </w:rPr>
        <w:t>可以很好的帮助医生</w:t>
      </w:r>
      <w:proofErr w:type="gramStart"/>
      <w:r w:rsidR="0075751E">
        <w:rPr>
          <w:rFonts w:hint="eastAsia"/>
        </w:rPr>
        <w:t>去清楚</w:t>
      </w:r>
      <w:proofErr w:type="gramEnd"/>
      <w:r w:rsidR="0075751E">
        <w:rPr>
          <w:rFonts w:hint="eastAsia"/>
        </w:rPr>
        <w:t>的</w:t>
      </w:r>
      <w:r w:rsidR="00D92B5E">
        <w:rPr>
          <w:rFonts w:hint="eastAsia"/>
        </w:rPr>
        <w:t>了解癌灶的信息，</w:t>
      </w:r>
      <w:r w:rsidR="0075751E">
        <w:rPr>
          <w:rFonts w:hint="eastAsia"/>
        </w:rPr>
        <w:t>这</w:t>
      </w:r>
      <w:r w:rsidR="00D92B5E">
        <w:rPr>
          <w:rFonts w:hint="eastAsia"/>
        </w:rPr>
        <w:t>对</w:t>
      </w:r>
      <w:r w:rsidR="00D671A1">
        <w:rPr>
          <w:rFonts w:hint="eastAsia"/>
        </w:rPr>
        <w:t>后续的放射治疗、手术切除等都具有十分重要的临床意义。</w:t>
      </w:r>
    </w:p>
    <w:p w14:paraId="427302B5" w14:textId="37167D2D" w:rsidR="000C7043" w:rsidRDefault="00D671A1" w:rsidP="006E274E">
      <w:pPr>
        <w:ind w:firstLineChars="200" w:firstLine="420"/>
      </w:pPr>
      <w:r>
        <w:rPr>
          <w:rFonts w:hint="eastAsia"/>
        </w:rPr>
        <w:t>但是，要</w:t>
      </w:r>
      <w:r w:rsidR="00723AD6">
        <w:rPr>
          <w:rFonts w:hint="eastAsia"/>
        </w:rPr>
        <w:t>完成对</w:t>
      </w:r>
      <w:r>
        <w:rPr>
          <w:rFonts w:hint="eastAsia"/>
        </w:rPr>
        <w:t>肝脏及肝脏肿瘤</w:t>
      </w:r>
      <w:r w:rsidR="00723AD6">
        <w:rPr>
          <w:rFonts w:hint="eastAsia"/>
        </w:rPr>
        <w:t>的精准</w:t>
      </w:r>
      <w:r>
        <w:rPr>
          <w:rFonts w:hint="eastAsia"/>
        </w:rPr>
        <w:t>分割</w:t>
      </w:r>
      <w:r w:rsidR="00723AD6">
        <w:rPr>
          <w:rFonts w:hint="eastAsia"/>
        </w:rPr>
        <w:t>是具有很大</w:t>
      </w:r>
      <w:r>
        <w:rPr>
          <w:rFonts w:hint="eastAsia"/>
        </w:rPr>
        <w:t>难度</w:t>
      </w:r>
      <w:r w:rsidR="00723AD6">
        <w:rPr>
          <w:rFonts w:hint="eastAsia"/>
        </w:rPr>
        <w:t>的</w:t>
      </w:r>
      <w:r>
        <w:rPr>
          <w:rFonts w:hint="eastAsia"/>
        </w:rPr>
        <w:t>。</w:t>
      </w:r>
      <w:r w:rsidR="000C7043">
        <w:rPr>
          <w:rFonts w:hint="eastAsia"/>
        </w:rPr>
        <w:t>首要的问题就是人与人之间肝脏的具体位置有所不同，</w:t>
      </w:r>
      <w:r w:rsidR="00C96AEC">
        <w:rPr>
          <w:rFonts w:hint="eastAsia"/>
        </w:rPr>
        <w:t>分割</w:t>
      </w:r>
      <w:r w:rsidR="000C7043">
        <w:rPr>
          <w:rFonts w:hint="eastAsia"/>
        </w:rPr>
        <w:t>出肝脏的位置就很有难度</w:t>
      </w:r>
      <w:r w:rsidR="00C96AEC">
        <w:rPr>
          <w:rFonts w:hint="eastAsia"/>
        </w:rPr>
        <w:t>，因为在</w:t>
      </w:r>
      <w:r w:rsidR="00C96AEC">
        <w:rPr>
          <w:rFonts w:hint="eastAsia"/>
        </w:rPr>
        <w:t>CT</w:t>
      </w:r>
      <w:r w:rsidR="00C96AEC">
        <w:rPr>
          <w:rFonts w:hint="eastAsia"/>
        </w:rPr>
        <w:t>图像中肝脏区域与相邻的器官区域之间的界限很模糊，难以界定。其次的问题就是</w:t>
      </w:r>
      <w:r w:rsidR="000C7043">
        <w:rPr>
          <w:rFonts w:hint="eastAsia"/>
        </w:rPr>
        <w:t>肝脏肿瘤</w:t>
      </w:r>
      <w:r w:rsidR="00C96AEC">
        <w:rPr>
          <w:rFonts w:hint="eastAsia"/>
        </w:rPr>
        <w:t>在肝脏中的位置、肿瘤的大小</w:t>
      </w:r>
      <w:proofErr w:type="gramStart"/>
      <w:r w:rsidR="00C96AEC">
        <w:rPr>
          <w:rFonts w:hint="eastAsia"/>
        </w:rPr>
        <w:t>形状天</w:t>
      </w:r>
      <w:proofErr w:type="gramEnd"/>
      <w:r w:rsidR="00C96AEC">
        <w:rPr>
          <w:rFonts w:hint="eastAsia"/>
        </w:rPr>
        <w:t>差地别，想要准确的从正常的肝脏</w:t>
      </w:r>
      <w:r w:rsidR="00D36949">
        <w:rPr>
          <w:rFonts w:hint="eastAsia"/>
        </w:rPr>
        <w:t>区域里将肿瘤分割出来也颇具难度。而且对于肿瘤这种小结构、边界不光滑图像的分割本身就是一个难点</w:t>
      </w:r>
      <w:r w:rsidR="005959DD">
        <w:fldChar w:fldCharType="begin"/>
      </w:r>
      <w:r w:rsidR="005B44E0">
        <w:instrText xml:space="preserve"> ADDIN ZOTERO_ITEM CSL_CITATION {"citationID":"AQyTjkTY","properties":{"formattedCitation":"\\super [6]\\nosupersub{}","plainCitation":"[6]","noteIndex":0},"citationItems":[{"id":121,"uris":["http://zotero.org/users/9337392/items/V4IHYFJC"],"itemData":{"id":121,"type":"paper-conference","container-title":"2019 41st Annual International Conference of the IEEE Engineering in Medicine and Biology Society (EMBC)","page":"7223–7226","publisher":"IEEE","title":"Psi-Net: Shape and boundary aware joint multi-task deep network for medical image segmentation","author":[{"family":"Murugesan","given":"Balamurali"},{"family":"Sarveswaran","given":"Kaushik"},{"family":"Shankaranarayana","given":"Sharath M"},{"family":"Ram","given":"Keerthi"},{"family":"Joseph","given":"Jayaraj"},{"family":"Sivaprakasam","given":"Mohanasankar"}],"issued":{"date-parts":[["2019"]]}}}],"schema":"https://github.com/citation-style-language/schema/raw/master/csl-citation.json"} </w:instrText>
      </w:r>
      <w:r w:rsidR="005959DD">
        <w:fldChar w:fldCharType="separate"/>
      </w:r>
      <w:r w:rsidR="005B44E0" w:rsidRPr="005B44E0">
        <w:rPr>
          <w:rFonts w:cs="Times New Roman"/>
          <w:kern w:val="0"/>
          <w:szCs w:val="24"/>
          <w:vertAlign w:val="superscript"/>
        </w:rPr>
        <w:t>[6]</w:t>
      </w:r>
      <w:r w:rsidR="005959DD">
        <w:fldChar w:fldCharType="end"/>
      </w:r>
      <w:r w:rsidR="00D36949">
        <w:rPr>
          <w:rFonts w:hint="eastAsia"/>
        </w:rPr>
        <w:t>。</w:t>
      </w:r>
    </w:p>
    <w:p w14:paraId="2FC6F078" w14:textId="77777777" w:rsidR="00DF68DF" w:rsidRDefault="005A42E2" w:rsidP="00FA145C">
      <w:pPr>
        <w:ind w:firstLineChars="200" w:firstLine="420"/>
      </w:pPr>
      <w:r>
        <w:rPr>
          <w:rFonts w:hint="eastAsia"/>
        </w:rPr>
        <w:t>图</w:t>
      </w:r>
      <w:r>
        <w:t>2</w:t>
      </w:r>
      <w:r>
        <w:rPr>
          <w:rFonts w:hint="eastAsia"/>
        </w:rPr>
        <w:t>展示了肝脏以及肝脏肿瘤图像分割的困难之处</w:t>
      </w:r>
      <w:r w:rsidR="00C82380">
        <w:rPr>
          <w:rFonts w:hint="eastAsia"/>
        </w:rPr>
        <w:t>，</w:t>
      </w:r>
      <w:r>
        <w:rPr>
          <w:rFonts w:hint="eastAsia"/>
        </w:rPr>
        <w:t>图</w:t>
      </w:r>
      <w:r>
        <w:rPr>
          <w:rFonts w:hint="eastAsia"/>
        </w:rPr>
        <w:t>2(</w:t>
      </w:r>
      <w:r>
        <w:t>a)</w:t>
      </w:r>
      <w:r>
        <w:rPr>
          <w:rFonts w:hint="eastAsia"/>
        </w:rPr>
        <w:t>和图</w:t>
      </w:r>
      <w:r>
        <w:rPr>
          <w:rFonts w:hint="eastAsia"/>
        </w:rPr>
        <w:t>2(</w:t>
      </w:r>
      <w:r>
        <w:t>b)</w:t>
      </w:r>
      <w:r w:rsidR="004279DA">
        <w:rPr>
          <w:rFonts w:hint="eastAsia"/>
        </w:rPr>
        <w:t>分别说明了在</w:t>
      </w:r>
      <w:r w:rsidR="004279DA">
        <w:rPr>
          <w:rFonts w:hint="eastAsia"/>
        </w:rPr>
        <w:t>CT</w:t>
      </w:r>
      <w:r w:rsidR="004279DA">
        <w:rPr>
          <w:rFonts w:hint="eastAsia"/>
        </w:rPr>
        <w:t>图像中肝脏区域与周围器官区域如胃、心</w:t>
      </w:r>
      <w:r w:rsidR="00BB43FF">
        <w:rPr>
          <w:rFonts w:hint="eastAsia"/>
        </w:rPr>
        <w:t>边界十分不清晰，其表现就是灰度</w:t>
      </w:r>
      <w:proofErr w:type="gramStart"/>
      <w:r w:rsidR="00BB43FF">
        <w:rPr>
          <w:rFonts w:hint="eastAsia"/>
        </w:rPr>
        <w:t>值十分</w:t>
      </w:r>
      <w:proofErr w:type="gramEnd"/>
      <w:r w:rsidR="00BB43FF">
        <w:rPr>
          <w:rFonts w:hint="eastAsia"/>
        </w:rPr>
        <w:t>相似。在图</w:t>
      </w:r>
      <w:r w:rsidR="00BB43FF">
        <w:rPr>
          <w:rFonts w:hint="eastAsia"/>
        </w:rPr>
        <w:t>2(</w:t>
      </w:r>
      <w:r w:rsidR="00BB43FF">
        <w:t>c)</w:t>
      </w:r>
      <w:r w:rsidR="00BB43FF">
        <w:rPr>
          <w:rFonts w:hint="eastAsia"/>
        </w:rPr>
        <w:t>中，</w:t>
      </w:r>
      <w:r w:rsidR="00D671A1" w:rsidRPr="00D671A1">
        <w:rPr>
          <w:rFonts w:hint="eastAsia"/>
        </w:rPr>
        <w:t>肿瘤</w:t>
      </w:r>
      <w:r w:rsidR="00BB43FF">
        <w:rPr>
          <w:rFonts w:hint="eastAsia"/>
        </w:rPr>
        <w:t>本来</w:t>
      </w:r>
      <w:r w:rsidR="00D671A1" w:rsidRPr="00D671A1">
        <w:rPr>
          <w:rFonts w:hint="eastAsia"/>
        </w:rPr>
        <w:t>应该被分割为肝脏的一部分</w:t>
      </w:r>
      <w:r w:rsidR="00C82380">
        <w:rPr>
          <w:rFonts w:hint="eastAsia"/>
        </w:rPr>
        <w:t>，</w:t>
      </w:r>
      <w:r w:rsidR="00D671A1" w:rsidRPr="00D671A1">
        <w:rPr>
          <w:rFonts w:hint="eastAsia"/>
        </w:rPr>
        <w:t>然而，</w:t>
      </w:r>
      <w:r w:rsidR="00BB43FF">
        <w:rPr>
          <w:rFonts w:hint="eastAsia"/>
        </w:rPr>
        <w:t>由于</w:t>
      </w:r>
      <w:r w:rsidR="00D671A1" w:rsidRPr="00D671A1">
        <w:rPr>
          <w:rFonts w:hint="eastAsia"/>
        </w:rPr>
        <w:t>这两种结构之间</w:t>
      </w:r>
      <w:r w:rsidR="00BB43FF">
        <w:rPr>
          <w:rFonts w:hint="eastAsia"/>
        </w:rPr>
        <w:t>在图像上表现的强度差异巨大</w:t>
      </w:r>
      <w:r w:rsidR="00D671A1" w:rsidRPr="00D671A1">
        <w:rPr>
          <w:rFonts w:hint="eastAsia"/>
        </w:rPr>
        <w:t>，</w:t>
      </w:r>
      <w:r w:rsidR="00BB43FF">
        <w:rPr>
          <w:rFonts w:hint="eastAsia"/>
        </w:rPr>
        <w:t>可能会</w:t>
      </w:r>
      <w:r w:rsidR="00D671A1" w:rsidRPr="00D671A1">
        <w:rPr>
          <w:rFonts w:hint="eastAsia"/>
        </w:rPr>
        <w:t>导致</w:t>
      </w:r>
      <w:r w:rsidR="00BB43FF">
        <w:rPr>
          <w:rFonts w:hint="eastAsia"/>
        </w:rPr>
        <w:t>我们</w:t>
      </w:r>
      <w:r w:rsidR="00D671A1" w:rsidRPr="00D671A1">
        <w:rPr>
          <w:rFonts w:hint="eastAsia"/>
        </w:rPr>
        <w:t>将</w:t>
      </w:r>
      <w:r w:rsidR="00BB43FF">
        <w:rPr>
          <w:rFonts w:hint="eastAsia"/>
        </w:rPr>
        <w:t>肝脏肿瘤分割在肝脏区域之外</w:t>
      </w:r>
      <w:r w:rsidR="00D671A1" w:rsidRPr="00D671A1">
        <w:rPr>
          <w:rFonts w:hint="eastAsia"/>
        </w:rPr>
        <w:t>。</w:t>
      </w:r>
    </w:p>
    <w:p w14:paraId="57813B8E" w14:textId="764AD47F" w:rsidR="00BB43FF" w:rsidRPr="00FA145C" w:rsidRDefault="00D671A1" w:rsidP="00FA145C">
      <w:pPr>
        <w:ind w:firstLineChars="200" w:firstLine="420"/>
      </w:pPr>
      <w:r>
        <w:rPr>
          <w:rFonts w:hint="eastAsia"/>
        </w:rPr>
        <w:t>因此对肝脏及肝脏肿瘤的影像进行分割成为了一项</w:t>
      </w:r>
      <w:r w:rsidR="00BB43FF">
        <w:rPr>
          <w:rFonts w:hint="eastAsia"/>
        </w:rPr>
        <w:t>十分</w:t>
      </w:r>
      <w:r>
        <w:rPr>
          <w:rFonts w:hint="eastAsia"/>
        </w:rPr>
        <w:t>具有挑战性的任务，亟需一种的</w:t>
      </w:r>
      <w:r w:rsidR="00FA145C">
        <w:rPr>
          <w:rFonts w:hint="eastAsia"/>
        </w:rPr>
        <w:t>综合表现良好的、具有临床使用价值的肝脏及肝脏肿瘤的</w:t>
      </w:r>
      <w:r>
        <w:rPr>
          <w:rFonts w:hint="eastAsia"/>
        </w:rPr>
        <w:t>分割方法。</w:t>
      </w:r>
    </w:p>
    <w:tbl>
      <w:tblPr>
        <w:tblStyle w:val="ab"/>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31"/>
        <w:gridCol w:w="2832"/>
      </w:tblGrid>
      <w:tr w:rsidR="00D129FA" w14:paraId="23010A8E" w14:textId="77777777" w:rsidTr="00D36949">
        <w:trPr>
          <w:trHeight w:val="1871"/>
          <w:jc w:val="center"/>
        </w:trPr>
        <w:tc>
          <w:tcPr>
            <w:tcW w:w="2977" w:type="dxa"/>
          </w:tcPr>
          <w:p w14:paraId="49228936" w14:textId="77777777" w:rsidR="00D129FA" w:rsidRPr="00983923" w:rsidRDefault="009152E3" w:rsidP="00742817">
            <w:pPr>
              <w:jc w:val="center"/>
              <w:rPr>
                <w:rFonts w:cs="Times New Roman"/>
                <w:sz w:val="18"/>
                <w:szCs w:val="18"/>
              </w:rPr>
            </w:pPr>
            <w:r w:rsidRPr="00983923">
              <w:rPr>
                <w:rFonts w:cs="Times New Roman"/>
                <w:noProof/>
                <w:sz w:val="18"/>
                <w:szCs w:val="18"/>
              </w:rPr>
              <w:lastRenderedPageBreak/>
              <w:drawing>
                <wp:inline distT="0" distB="0" distL="0" distR="0" wp14:anchorId="7C632B59" wp14:editId="6EC16F63">
                  <wp:extent cx="1652457" cy="11880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2457" cy="1188000"/>
                          </a:xfrm>
                          <a:prstGeom prst="rect">
                            <a:avLst/>
                          </a:prstGeom>
                        </pic:spPr>
                      </pic:pic>
                    </a:graphicData>
                  </a:graphic>
                </wp:inline>
              </w:drawing>
            </w:r>
          </w:p>
          <w:p w14:paraId="6313FA97" w14:textId="16A3B211" w:rsidR="009152E3" w:rsidRPr="00983923" w:rsidRDefault="009152E3" w:rsidP="00742817">
            <w:pPr>
              <w:jc w:val="center"/>
              <w:rPr>
                <w:rFonts w:cs="Times New Roman"/>
                <w:sz w:val="18"/>
                <w:szCs w:val="18"/>
              </w:rPr>
            </w:pPr>
            <w:r w:rsidRPr="00B179D3">
              <w:rPr>
                <w:rFonts w:cs="Times New Roman"/>
                <w:sz w:val="18"/>
                <w:szCs w:val="18"/>
              </w:rPr>
              <w:t>(a)</w:t>
            </w:r>
          </w:p>
        </w:tc>
        <w:tc>
          <w:tcPr>
            <w:tcW w:w="2831" w:type="dxa"/>
          </w:tcPr>
          <w:p w14:paraId="24F71AF1" w14:textId="77777777" w:rsidR="00D129FA" w:rsidRPr="00983923" w:rsidRDefault="00D129FA" w:rsidP="00742817">
            <w:pPr>
              <w:jc w:val="center"/>
              <w:rPr>
                <w:rFonts w:cs="Times New Roman"/>
                <w:sz w:val="18"/>
                <w:szCs w:val="18"/>
              </w:rPr>
            </w:pPr>
            <w:r w:rsidRPr="00983923">
              <w:rPr>
                <w:rFonts w:cs="Times New Roman"/>
                <w:noProof/>
                <w:sz w:val="18"/>
                <w:szCs w:val="18"/>
              </w:rPr>
              <w:drawing>
                <wp:inline distT="0" distB="0" distL="0" distR="0" wp14:anchorId="69481F0A" wp14:editId="2EFA1D65">
                  <wp:extent cx="1650795" cy="11880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0795" cy="1188000"/>
                          </a:xfrm>
                          <a:prstGeom prst="rect">
                            <a:avLst/>
                          </a:prstGeom>
                        </pic:spPr>
                      </pic:pic>
                    </a:graphicData>
                  </a:graphic>
                </wp:inline>
              </w:drawing>
            </w:r>
          </w:p>
          <w:p w14:paraId="10814E1F" w14:textId="56270931" w:rsidR="009152E3" w:rsidRPr="00983923" w:rsidRDefault="009152E3" w:rsidP="00742817">
            <w:pPr>
              <w:jc w:val="center"/>
              <w:rPr>
                <w:rFonts w:cs="Times New Roman"/>
                <w:sz w:val="18"/>
                <w:szCs w:val="18"/>
              </w:rPr>
            </w:pPr>
            <w:r w:rsidRPr="00B179D3">
              <w:rPr>
                <w:rFonts w:cs="Times New Roman" w:hint="eastAsia"/>
                <w:sz w:val="18"/>
                <w:szCs w:val="18"/>
              </w:rPr>
              <w:t>(</w:t>
            </w:r>
            <w:r w:rsidRPr="00B179D3">
              <w:rPr>
                <w:rFonts w:cs="Times New Roman"/>
                <w:sz w:val="18"/>
                <w:szCs w:val="18"/>
              </w:rPr>
              <w:t>b)</w:t>
            </w:r>
          </w:p>
        </w:tc>
        <w:tc>
          <w:tcPr>
            <w:tcW w:w="2832" w:type="dxa"/>
          </w:tcPr>
          <w:p w14:paraId="1CB632A4" w14:textId="77777777" w:rsidR="00D129FA" w:rsidRPr="00B179D3" w:rsidRDefault="00D129FA" w:rsidP="00742817">
            <w:pPr>
              <w:jc w:val="center"/>
              <w:rPr>
                <w:rFonts w:cs="Times New Roman"/>
                <w:sz w:val="18"/>
                <w:szCs w:val="18"/>
              </w:rPr>
            </w:pPr>
            <w:r w:rsidRPr="00B179D3">
              <w:rPr>
                <w:rFonts w:cs="Times New Roman"/>
                <w:noProof/>
                <w:sz w:val="18"/>
                <w:szCs w:val="18"/>
              </w:rPr>
              <w:drawing>
                <wp:inline distT="0" distB="0" distL="0" distR="0" wp14:anchorId="371EA482" wp14:editId="321AE053">
                  <wp:extent cx="1547275" cy="118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7275" cy="1188000"/>
                          </a:xfrm>
                          <a:prstGeom prst="rect">
                            <a:avLst/>
                          </a:prstGeom>
                        </pic:spPr>
                      </pic:pic>
                    </a:graphicData>
                  </a:graphic>
                </wp:inline>
              </w:drawing>
            </w:r>
          </w:p>
          <w:p w14:paraId="4B9EB7E1" w14:textId="3CF39F05" w:rsidR="009152E3" w:rsidRPr="00B179D3" w:rsidRDefault="006E274E" w:rsidP="00742817">
            <w:pPr>
              <w:jc w:val="center"/>
              <w:rPr>
                <w:rFonts w:cs="Times New Roman"/>
                <w:sz w:val="18"/>
                <w:szCs w:val="18"/>
              </w:rPr>
            </w:pPr>
            <w:r w:rsidRPr="00B179D3">
              <w:rPr>
                <w:rFonts w:cs="Times New Roman"/>
                <w:sz w:val="18"/>
                <w:szCs w:val="18"/>
              </w:rPr>
              <w:t>(c)</w:t>
            </w:r>
          </w:p>
        </w:tc>
      </w:tr>
    </w:tbl>
    <w:p w14:paraId="46AFE3C5" w14:textId="72B2A484" w:rsidR="009152E3" w:rsidRPr="00494619" w:rsidRDefault="009152E3" w:rsidP="00211AA3">
      <w:pPr>
        <w:spacing w:afterLines="50" w:after="156"/>
        <w:jc w:val="left"/>
        <w:rPr>
          <w:rFonts w:cs="Times New Roman"/>
          <w:sz w:val="18"/>
          <w:szCs w:val="18"/>
        </w:rPr>
      </w:pPr>
      <w:r w:rsidRPr="00211AA3">
        <w:rPr>
          <w:rFonts w:cs="Times New Roman" w:hint="eastAsia"/>
          <w:b/>
          <w:bCs/>
          <w:sz w:val="18"/>
          <w:szCs w:val="18"/>
        </w:rPr>
        <w:t>图</w:t>
      </w:r>
      <w:r w:rsidRPr="00211AA3">
        <w:rPr>
          <w:rFonts w:cs="Times New Roman" w:hint="eastAsia"/>
          <w:b/>
          <w:bCs/>
          <w:sz w:val="18"/>
          <w:szCs w:val="18"/>
        </w:rPr>
        <w:t>2</w:t>
      </w:r>
      <w:r w:rsidRPr="00494619">
        <w:rPr>
          <w:rFonts w:cs="Times New Roman"/>
          <w:sz w:val="18"/>
          <w:szCs w:val="18"/>
        </w:rPr>
        <w:t xml:space="preserve"> </w:t>
      </w:r>
      <w:r w:rsidR="00D671A1" w:rsidRPr="00494619">
        <w:rPr>
          <w:rFonts w:cs="Times New Roman" w:hint="eastAsia"/>
          <w:sz w:val="18"/>
          <w:szCs w:val="18"/>
        </w:rPr>
        <w:t>肝脏分割</w:t>
      </w:r>
      <w:r w:rsidR="00C85EE7">
        <w:rPr>
          <w:rFonts w:cs="Times New Roman" w:hint="eastAsia"/>
          <w:sz w:val="18"/>
          <w:szCs w:val="18"/>
        </w:rPr>
        <w:t>的</w:t>
      </w:r>
      <w:r w:rsidR="00D671A1" w:rsidRPr="00494619">
        <w:rPr>
          <w:rFonts w:cs="Times New Roman" w:hint="eastAsia"/>
          <w:sz w:val="18"/>
          <w:szCs w:val="18"/>
        </w:rPr>
        <w:t>挑战性</w:t>
      </w:r>
      <w:r w:rsidR="00FA145C">
        <w:rPr>
          <w:rFonts w:cs="Times New Roman" w:hint="eastAsia"/>
          <w:sz w:val="18"/>
          <w:szCs w:val="18"/>
        </w:rPr>
        <w:t>所在</w:t>
      </w:r>
      <w:r w:rsidR="00432023">
        <w:rPr>
          <w:rFonts w:cs="Times New Roman"/>
          <w:sz w:val="18"/>
          <w:szCs w:val="18"/>
        </w:rPr>
        <w:fldChar w:fldCharType="begin"/>
      </w:r>
      <w:r w:rsidR="005B44E0">
        <w:rPr>
          <w:rFonts w:cs="Times New Roman"/>
          <w:sz w:val="18"/>
          <w:szCs w:val="18"/>
        </w:rPr>
        <w:instrText xml:space="preserve"> ADDIN ZOTERO_ITEM CSL_CITATION {"citationID":"22IRcslp","properties":{"formattedCitation":"\\super [7]\\nosupersub{}","plainCitation":"[7]","noteIndex":0},"citationItems":[{"id":88,"uris":["http://zotero.org/users/9337392/items/MUGDHAYP"],"itemData":{"id":88,"type":"article-journal","abstract":"This paper presents a comparison study between 10 automatic and six interactive methods for liver segmentation from contrast-enhanced CT images. It is based on results from the “MICCAI 2007 Grand Challenge” workshop, where 16 teams evaluated their algorithms on a common database. A collection of 20 clinical images with reference segmentations was provided to train and tune algorithms in advance. Participants were also allowed to use additional proprietary training data for that purpose. All teams then had to apply their methods to 10 test datasets and submit the obtained results. Employed algorithms include statistical shape models, atlas registration, level-sets, graph-cuts and rule-based systems. All results were compared to reference segmentations ﬁve error measures that highlight different aspects of segmentation accuracy. All measures were combined according to a speciﬁc scoring system relating the obtained values to human expert variability. In general, interactive methods reached higher average scores than automatic approaches and featured a better consistency of segmentation quality. However, the best automatic methods (mainly based on statistical shape models with some additional free deformation) could compete well on the majority of test images. The study provides an insight in performance of different segmentation approaches under real-world conditions and highlights achievements and limitations of current image analysis techniques.","container-title":"IEEE Transactions on Medical Imaging","DOI":"10.1109/TMI.2009.2013851","ISSN":"0278-0062, 1558-254X","issue":"8","journalAbbreviation":"IEEE Trans. Med. Imaging","language":"en","page":"1251-1265","source":"DOI.org (Crossref)","title":"Comparison and Evaluation of Methods for Liver Segmentation From CT Datasets","volume":"28","author":[{"family":"Heimann","given":"T."},{"family":"Ginneken","given":"B.","non-dropping-particle":"van"},{"family":"Styner","given":"M.A."},{"family":"Arzhaeva","given":"Y."},{"family":"Aurich","given":"V."},{"family":"Bauer","given":"C."},{"family":"Beck","given":"A."},{"family":"Becker","given":"C."},{"family":"Beichel","given":"R."},{"family":"Bekes","given":"G."},{"family":"Bello","given":"F."},{"family":"Binnig","given":"G."},{"family":"Bischof","given":"H."},{"family":"Bornik","given":"A."},{"family":"Cashman","given":"P."},{"literal":"Ying Chi"},{"family":"Cordova","given":"A."},{"family":"Dawant","given":"B.M."},{"family":"Fidrich","given":"M."},{"family":"Furst","given":"J.D."},{"family":"Furukawa","given":"D."},{"family":"Grenacher","given":"L."},{"family":"Hornegger","given":"J."},{"family":"Kainmuller","given":"D."},{"family":"Kitney","given":"R.I."},{"family":"Kobatake","given":"H."},{"family":"Lamecker","given":"H."},{"family":"Lange","given":"T."},{"literal":"Jeongjin Lee"},{"family":"Lennon","given":"B."},{"literal":"Rui Li"},{"literal":"Senhu Li"},{"family":"Meinzer","given":"H.-P."},{"family":"Nemeth","given":"G."},{"family":"Raicu","given":"D.S."},{"family":"Rau","given":"A.-M."},{"family":"Rikxoort","given":"E.M.","non-dropping-particle":"van"},{"family":"Rousson","given":"M."},{"family":"Rusko","given":"L."},{"family":"Saddi","given":"K.A."},{"family":"Schmidt","given":"G."},{"family":"Seghers","given":"D."},{"family":"Shimizu","given":"A."},{"family":"Slagmolen","given":"P."},{"family":"Sorantin","given":"E."},{"family":"Soza","given":"G."},{"family":"Susomboon","given":"R."},{"family":"Waite","given":"J.M."},{"family":"Wimmer","given":"A."},{"family":"Wolf","given":"I."}],"issued":{"date-parts":[["2009",8]]}}}],"schema":"https://github.com/citation-style-language/schema/raw/master/csl-citation.json"} </w:instrText>
      </w:r>
      <w:r w:rsidR="00432023">
        <w:rPr>
          <w:rFonts w:cs="Times New Roman"/>
          <w:sz w:val="18"/>
          <w:szCs w:val="18"/>
        </w:rPr>
        <w:fldChar w:fldCharType="separate"/>
      </w:r>
      <w:r w:rsidR="005B44E0" w:rsidRPr="005B44E0">
        <w:rPr>
          <w:rFonts w:cs="Times New Roman"/>
          <w:kern w:val="0"/>
          <w:sz w:val="18"/>
          <w:szCs w:val="24"/>
          <w:vertAlign w:val="superscript"/>
        </w:rPr>
        <w:t>[7]</w:t>
      </w:r>
      <w:r w:rsidR="00432023">
        <w:rPr>
          <w:rFonts w:cs="Times New Roman"/>
          <w:sz w:val="18"/>
          <w:szCs w:val="18"/>
        </w:rPr>
        <w:fldChar w:fldCharType="end"/>
      </w:r>
      <w:r w:rsidR="00FA145C">
        <w:rPr>
          <w:rFonts w:cs="Times New Roman" w:hint="eastAsia"/>
          <w:sz w:val="18"/>
          <w:szCs w:val="18"/>
        </w:rPr>
        <w:t>。</w:t>
      </w:r>
      <w:r w:rsidR="00FA145C" w:rsidRPr="00FA145C">
        <w:rPr>
          <w:rFonts w:cs="Times New Roman" w:hint="eastAsia"/>
          <w:sz w:val="18"/>
          <w:szCs w:val="18"/>
        </w:rPr>
        <w:t>图</w:t>
      </w:r>
      <w:r w:rsidR="00FA145C" w:rsidRPr="00FA145C">
        <w:rPr>
          <w:rFonts w:cs="Times New Roman" w:hint="eastAsia"/>
          <w:sz w:val="18"/>
          <w:szCs w:val="18"/>
        </w:rPr>
        <w:t>(a)</w:t>
      </w:r>
      <w:r w:rsidR="00FA145C" w:rsidRPr="00FA145C">
        <w:rPr>
          <w:rFonts w:cs="Times New Roman" w:hint="eastAsia"/>
          <w:sz w:val="18"/>
          <w:szCs w:val="18"/>
        </w:rPr>
        <w:t>和图</w:t>
      </w:r>
      <w:r w:rsidR="00FA145C" w:rsidRPr="00FA145C">
        <w:rPr>
          <w:rFonts w:cs="Times New Roman" w:hint="eastAsia"/>
          <w:sz w:val="18"/>
          <w:szCs w:val="18"/>
        </w:rPr>
        <w:t>(b)</w:t>
      </w:r>
      <w:r w:rsidR="00FA145C" w:rsidRPr="00FA145C">
        <w:rPr>
          <w:rFonts w:cs="Times New Roman" w:hint="eastAsia"/>
          <w:sz w:val="18"/>
          <w:szCs w:val="18"/>
        </w:rPr>
        <w:t>分别说明了在</w:t>
      </w:r>
      <w:r w:rsidR="00FA145C" w:rsidRPr="00FA145C">
        <w:rPr>
          <w:rFonts w:cs="Times New Roman" w:hint="eastAsia"/>
          <w:sz w:val="18"/>
          <w:szCs w:val="18"/>
        </w:rPr>
        <w:t>CT</w:t>
      </w:r>
      <w:r w:rsidR="00FA145C" w:rsidRPr="00FA145C">
        <w:rPr>
          <w:rFonts w:cs="Times New Roman" w:hint="eastAsia"/>
          <w:sz w:val="18"/>
          <w:szCs w:val="18"/>
        </w:rPr>
        <w:t>图像中肝脏区域与周围器官区域如胃、心边界十分不清晰，其表现就是灰度</w:t>
      </w:r>
      <w:proofErr w:type="gramStart"/>
      <w:r w:rsidR="00FA145C" w:rsidRPr="00FA145C">
        <w:rPr>
          <w:rFonts w:cs="Times New Roman" w:hint="eastAsia"/>
          <w:sz w:val="18"/>
          <w:szCs w:val="18"/>
        </w:rPr>
        <w:t>值十分</w:t>
      </w:r>
      <w:proofErr w:type="gramEnd"/>
      <w:r w:rsidR="00FA145C" w:rsidRPr="00FA145C">
        <w:rPr>
          <w:rFonts w:cs="Times New Roman" w:hint="eastAsia"/>
          <w:sz w:val="18"/>
          <w:szCs w:val="18"/>
        </w:rPr>
        <w:t>相似。在图</w:t>
      </w:r>
      <w:r w:rsidR="00FA145C" w:rsidRPr="00FA145C">
        <w:rPr>
          <w:rFonts w:cs="Times New Roman" w:hint="eastAsia"/>
          <w:sz w:val="18"/>
          <w:szCs w:val="18"/>
        </w:rPr>
        <w:t>(c)</w:t>
      </w:r>
      <w:r w:rsidR="00FA145C" w:rsidRPr="00FA145C">
        <w:rPr>
          <w:rFonts w:cs="Times New Roman" w:hint="eastAsia"/>
          <w:sz w:val="18"/>
          <w:szCs w:val="18"/>
        </w:rPr>
        <w:t>中，肿瘤本来应该被分割为肝脏的一部分，然而，由于这两种结构之间在图像上表现的强度差异巨大，可能会导致我们将肝脏肿瘤分割在肝脏区域之外</w:t>
      </w:r>
      <w:r w:rsidR="00211AA3">
        <w:rPr>
          <w:rFonts w:cs="Times New Roman" w:hint="eastAsia"/>
          <w:sz w:val="18"/>
          <w:szCs w:val="18"/>
        </w:rPr>
        <w:t>。</w:t>
      </w:r>
    </w:p>
    <w:p w14:paraId="6163A8B7" w14:textId="7CC41E9D" w:rsidR="0021001D" w:rsidRDefault="004B392D" w:rsidP="004B392D">
      <w:pPr>
        <w:pStyle w:val="2"/>
      </w:pPr>
      <w:bookmarkStart w:id="13" w:name="_Toc104039645"/>
      <w:r>
        <w:rPr>
          <w:rFonts w:hint="eastAsia"/>
        </w:rPr>
        <w:t>1</w:t>
      </w:r>
      <w:r>
        <w:t xml:space="preserve">.2 </w:t>
      </w:r>
      <w:r w:rsidR="0021001D">
        <w:rPr>
          <w:rFonts w:hint="eastAsia"/>
        </w:rPr>
        <w:t>研究现状</w:t>
      </w:r>
      <w:bookmarkEnd w:id="13"/>
    </w:p>
    <w:p w14:paraId="0E2B5222" w14:textId="4523DD5E" w:rsidR="0067233B" w:rsidRDefault="00134908" w:rsidP="0060770A">
      <w:pPr>
        <w:ind w:firstLineChars="200" w:firstLine="420"/>
      </w:pPr>
      <w:r>
        <w:rPr>
          <w:rFonts w:hint="eastAsia"/>
        </w:rPr>
        <w:t>对肝脏分割任务</w:t>
      </w:r>
      <w:r w:rsidR="00983923">
        <w:rPr>
          <w:rFonts w:hint="eastAsia"/>
        </w:rPr>
        <w:t>，</w:t>
      </w:r>
      <w:r w:rsidR="007C6B56">
        <w:rPr>
          <w:rFonts w:hint="eastAsia"/>
        </w:rPr>
        <w:t>临床的医生、专家以及一些研究者都尝试了各种方法</w:t>
      </w:r>
      <w:r>
        <w:rPr>
          <w:rFonts w:hint="eastAsia"/>
        </w:rPr>
        <w:t>，</w:t>
      </w:r>
      <w:r w:rsidR="00985CA5">
        <w:rPr>
          <w:rFonts w:hint="eastAsia"/>
        </w:rPr>
        <w:t>现在</w:t>
      </w:r>
      <w:r w:rsidR="000E2072">
        <w:rPr>
          <w:rFonts w:hint="eastAsia"/>
        </w:rPr>
        <w:t>我们在</w:t>
      </w:r>
      <w:r w:rsidR="00985CA5">
        <w:rPr>
          <w:rFonts w:hint="eastAsia"/>
        </w:rPr>
        <w:t>实际应用上主要</w:t>
      </w:r>
      <w:r>
        <w:rPr>
          <w:rFonts w:hint="eastAsia"/>
        </w:rPr>
        <w:t>可分为手动、半自动和全自动三</w:t>
      </w:r>
      <w:r w:rsidR="002041C5">
        <w:rPr>
          <w:rFonts w:hint="eastAsia"/>
        </w:rPr>
        <w:t>种</w:t>
      </w:r>
      <w:r w:rsidR="00985CA5">
        <w:rPr>
          <w:rFonts w:hint="eastAsia"/>
        </w:rPr>
        <w:t>分割策略（三种策略的流程如图</w:t>
      </w:r>
      <w:r w:rsidR="00985CA5">
        <w:rPr>
          <w:rFonts w:hint="eastAsia"/>
        </w:rPr>
        <w:t>3</w:t>
      </w:r>
      <w:r w:rsidR="00985CA5">
        <w:rPr>
          <w:rFonts w:hint="eastAsia"/>
        </w:rPr>
        <w:t>所示）。</w:t>
      </w:r>
    </w:p>
    <w:p w14:paraId="6F9C929B" w14:textId="304E20A3" w:rsidR="00985CA5" w:rsidRDefault="005F3223" w:rsidP="007C6B56">
      <w:pPr>
        <w:jc w:val="center"/>
      </w:pPr>
      <w:commentRangeStart w:id="14"/>
      <w:r>
        <w:rPr>
          <w:noProof/>
        </w:rPr>
        <w:drawing>
          <wp:inline distT="0" distB="0" distL="0" distR="0" wp14:anchorId="4046D825" wp14:editId="622899C3">
            <wp:extent cx="5400040" cy="224459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extLst>
                        <a:ext uri="{28A0092B-C50C-407E-A947-70E740481C1C}">
                          <a14:useLocalDpi xmlns:a14="http://schemas.microsoft.com/office/drawing/2010/main" val="0"/>
                        </a:ext>
                      </a:extLst>
                    </a:blip>
                    <a:stretch>
                      <a:fillRect/>
                    </a:stretch>
                  </pic:blipFill>
                  <pic:spPr>
                    <a:xfrm>
                      <a:off x="0" y="0"/>
                      <a:ext cx="5400040" cy="2244595"/>
                    </a:xfrm>
                    <a:prstGeom prst="rect">
                      <a:avLst/>
                    </a:prstGeom>
                  </pic:spPr>
                </pic:pic>
              </a:graphicData>
            </a:graphic>
          </wp:inline>
        </w:drawing>
      </w:r>
      <w:commentRangeEnd w:id="14"/>
      <w:r w:rsidR="006C78A5">
        <w:rPr>
          <w:rStyle w:val="af8"/>
        </w:rPr>
        <w:commentReference w:id="14"/>
      </w:r>
    </w:p>
    <w:p w14:paraId="614F5549" w14:textId="4458E728" w:rsidR="0067233B" w:rsidRPr="00494619" w:rsidRDefault="005F3223" w:rsidP="005D7C8F">
      <w:pPr>
        <w:spacing w:afterLines="50" w:after="156"/>
        <w:jc w:val="left"/>
        <w:rPr>
          <w:rFonts w:cs="Times New Roman"/>
          <w:sz w:val="18"/>
          <w:szCs w:val="18"/>
        </w:rPr>
      </w:pPr>
      <w:r w:rsidRPr="005D7C8F">
        <w:rPr>
          <w:rFonts w:cs="Times New Roman" w:hint="eastAsia"/>
          <w:b/>
          <w:bCs/>
          <w:sz w:val="18"/>
          <w:szCs w:val="18"/>
        </w:rPr>
        <w:t>图</w:t>
      </w:r>
      <w:r w:rsidRPr="005D7C8F">
        <w:rPr>
          <w:rFonts w:cs="Times New Roman"/>
          <w:b/>
          <w:bCs/>
          <w:sz w:val="18"/>
          <w:szCs w:val="18"/>
        </w:rPr>
        <w:t>3</w:t>
      </w:r>
      <w:r w:rsidRPr="00494619">
        <w:rPr>
          <w:rFonts w:cs="Times New Roman"/>
          <w:sz w:val="18"/>
          <w:szCs w:val="18"/>
        </w:rPr>
        <w:t xml:space="preserve"> </w:t>
      </w:r>
      <w:r w:rsidRPr="00494619">
        <w:rPr>
          <w:rFonts w:cs="Times New Roman" w:hint="eastAsia"/>
          <w:sz w:val="18"/>
          <w:szCs w:val="18"/>
        </w:rPr>
        <w:t>三种分割策略的</w:t>
      </w:r>
      <w:r w:rsidR="002041C5">
        <w:rPr>
          <w:rFonts w:cs="Times New Roman" w:hint="eastAsia"/>
          <w:sz w:val="18"/>
          <w:szCs w:val="18"/>
        </w:rPr>
        <w:t>细分</w:t>
      </w:r>
      <w:r w:rsidRPr="00494619">
        <w:rPr>
          <w:rFonts w:cs="Times New Roman" w:hint="eastAsia"/>
          <w:sz w:val="18"/>
          <w:szCs w:val="18"/>
        </w:rPr>
        <w:t>工作流程</w:t>
      </w:r>
      <w:r w:rsidR="0034044C">
        <w:rPr>
          <w:rFonts w:cs="Times New Roman"/>
          <w:sz w:val="18"/>
          <w:szCs w:val="18"/>
        </w:rPr>
        <w:fldChar w:fldCharType="begin"/>
      </w:r>
      <w:r w:rsidR="005B44E0">
        <w:rPr>
          <w:rFonts w:cs="Times New Roman"/>
          <w:sz w:val="18"/>
          <w:szCs w:val="18"/>
        </w:rPr>
        <w:instrText xml:space="preserve"> ADDIN ZOTERO_ITEM CSL_CITATION {"citationID":"OinQaJ8s","properties":{"formattedCitation":"\\super [8]\\nosupersub{}","plainCitation":"[8]","noteIndex":0},"citationItems":[{"id":86,"uris":["http://zotero.org/users/9337392/items/6RSQRWFA"],"itemData":{"id":86,"type":"article-journal","abstract":"Methods Using images from CT and MRI, this paper reviews the indications for liver segmentation, technical approaches used in segmentation software and the developing roles of liver segmentation in clinical practice.\nResults Liver segmentation for volumetric assessment is indicated prior to major hepatectomy, portal vein embolisation, associating liver partition and portal vein ligation for staged hepatectomy (ALPPS) and transplant. Segmentation software can be categorised according to amount of user input involved: manual, semi-automated and fully automated. Manual segmentation is considered the Bgold standard^ in clinical practice and research, but is tedious and time-consuming. Increasingly automated segmentation approaches are more robust, but may suffer from certain segmentation pitfalls. Emerging applications of segmentation include surgical planning and integration with MRI-based biomarkers.\nConclusions Liver segmentation has multiple clinical applications and is expanding in scope. Clinicians can employ semi-automated or fully automated segmentation options to more efficiently integrate volumetry into clinical practice.","container-title":"Insights into Imaging","DOI":"10.1007/s13244-017-0558-1","ISSN":"1869-4101","issue":"4","journalAbbreviation":"Insights Imaging","language":"en","page":"377-392","source":"DOI.org (Crossref)","title":"Liver segmentation: indications, techniques and future directions","title-short":"Liver segmentation","volume":"8","author":[{"family":"Gotra","given":"Akshat"},{"family":"Sivakumaran","given":"Lojan"},{"family":"Chartrand","given":"Gabriel"},{"family":"Vu","given":"Kim-Nhien"},{"family":"Vandenbroucke-Menu","given":"Franck"},{"family":"Kauffmann","given":"Claude"},{"family":"Kadoury","given":"Samuel"},{"family":"Gallix","given":"Benoît"},{"family":"Guise","given":"Jacques A.","non-dropping-particle":"de"},{"family":"Tang","given":"An"}],"issued":{"date-parts":[["2017",8]]}}}],"schema":"https://github.com/citation-style-language/schema/raw/master/csl-citation.json"} </w:instrText>
      </w:r>
      <w:r w:rsidR="0034044C">
        <w:rPr>
          <w:rFonts w:cs="Times New Roman"/>
          <w:sz w:val="18"/>
          <w:szCs w:val="18"/>
        </w:rPr>
        <w:fldChar w:fldCharType="separate"/>
      </w:r>
      <w:r w:rsidR="005B44E0" w:rsidRPr="005B44E0">
        <w:rPr>
          <w:rFonts w:cs="Times New Roman"/>
          <w:kern w:val="0"/>
          <w:sz w:val="18"/>
          <w:szCs w:val="24"/>
          <w:vertAlign w:val="superscript"/>
        </w:rPr>
        <w:t>[8]</w:t>
      </w:r>
      <w:r w:rsidR="0034044C">
        <w:rPr>
          <w:rFonts w:cs="Times New Roman"/>
          <w:sz w:val="18"/>
          <w:szCs w:val="18"/>
        </w:rPr>
        <w:fldChar w:fldCharType="end"/>
      </w:r>
      <w:r w:rsidR="003C77D0">
        <w:rPr>
          <w:rFonts w:cs="Times New Roman" w:hint="eastAsia"/>
          <w:sz w:val="18"/>
          <w:szCs w:val="18"/>
        </w:rPr>
        <w:t>。</w:t>
      </w:r>
      <w:r w:rsidR="002041C5">
        <w:rPr>
          <w:rFonts w:cs="Times New Roman" w:hint="eastAsia"/>
          <w:sz w:val="18"/>
          <w:szCs w:val="18"/>
        </w:rPr>
        <w:t>肝脏图像分割方法</w:t>
      </w:r>
      <w:r w:rsidR="002041C5" w:rsidRPr="002041C5">
        <w:rPr>
          <w:rFonts w:cs="Times New Roman" w:hint="eastAsia"/>
          <w:sz w:val="18"/>
          <w:szCs w:val="18"/>
        </w:rPr>
        <w:t>主要可分为手动、半自动和全自动三种分割策略</w:t>
      </w:r>
      <w:r w:rsidR="002041C5">
        <w:rPr>
          <w:rFonts w:cs="Times New Roman" w:hint="eastAsia"/>
          <w:sz w:val="18"/>
          <w:szCs w:val="18"/>
        </w:rPr>
        <w:t>。这些方法一般还需要与</w:t>
      </w:r>
      <w:r w:rsidR="002041C5">
        <w:rPr>
          <w:rFonts w:cs="Times New Roman" w:hint="eastAsia"/>
          <w:sz w:val="18"/>
          <w:szCs w:val="18"/>
        </w:rPr>
        <w:t>2D/</w:t>
      </w:r>
      <w:r w:rsidR="002041C5">
        <w:rPr>
          <w:rFonts w:cs="Times New Roman"/>
          <w:sz w:val="18"/>
          <w:szCs w:val="18"/>
        </w:rPr>
        <w:t>3</w:t>
      </w:r>
      <w:r w:rsidR="002041C5">
        <w:rPr>
          <w:rFonts w:cs="Times New Roman" w:hint="eastAsia"/>
          <w:sz w:val="18"/>
          <w:szCs w:val="18"/>
        </w:rPr>
        <w:t>D</w:t>
      </w:r>
      <w:r w:rsidR="002041C5">
        <w:rPr>
          <w:rFonts w:cs="Times New Roman" w:hint="eastAsia"/>
          <w:sz w:val="18"/>
          <w:szCs w:val="18"/>
        </w:rPr>
        <w:t>的初始化、优化和编辑技术配合使用</w:t>
      </w:r>
      <w:r w:rsidR="005D7C8F">
        <w:rPr>
          <w:rFonts w:cs="Times New Roman" w:hint="eastAsia"/>
          <w:sz w:val="18"/>
          <w:szCs w:val="18"/>
        </w:rPr>
        <w:t>。</w:t>
      </w:r>
    </w:p>
    <w:p w14:paraId="7808AE17" w14:textId="2DACE72D" w:rsidR="00283DE3" w:rsidRDefault="00283DE3" w:rsidP="0060770A">
      <w:pPr>
        <w:ind w:firstLineChars="200" w:firstLine="420"/>
      </w:pPr>
      <w:r>
        <w:rPr>
          <w:rFonts w:hint="eastAsia"/>
        </w:rPr>
        <w:t>人工肝脏分割</w:t>
      </w:r>
      <w:r w:rsidR="00217A2E">
        <w:rPr>
          <w:rFonts w:hint="eastAsia"/>
        </w:rPr>
        <w:t>的方法主要是依靠</w:t>
      </w:r>
      <w:r w:rsidR="00E34E1A">
        <w:rPr>
          <w:rFonts w:hint="eastAsia"/>
        </w:rPr>
        <w:t>与专家的</w:t>
      </w:r>
      <w:proofErr w:type="gramStart"/>
      <w:r w:rsidR="00E34E1A">
        <w:rPr>
          <w:rFonts w:hint="eastAsia"/>
        </w:rPr>
        <w:t>交互来</w:t>
      </w:r>
      <w:proofErr w:type="gramEnd"/>
      <w:r w:rsidR="00E34E1A">
        <w:rPr>
          <w:rFonts w:hint="eastAsia"/>
        </w:rPr>
        <w:t>执行分割。专家</w:t>
      </w:r>
      <w:proofErr w:type="gramStart"/>
      <w:r w:rsidR="00E34E1A">
        <w:rPr>
          <w:rFonts w:hint="eastAsia"/>
        </w:rPr>
        <w:t>手动在</w:t>
      </w:r>
      <w:proofErr w:type="gramEnd"/>
      <w:r w:rsidR="00E34E1A">
        <w:rPr>
          <w:rFonts w:hint="eastAsia"/>
        </w:rPr>
        <w:t>连续的</w:t>
      </w:r>
      <w:r w:rsidR="00E34E1A">
        <w:rPr>
          <w:rFonts w:hint="eastAsia"/>
        </w:rPr>
        <w:t>CT</w:t>
      </w:r>
      <w:r w:rsidR="00E34E1A">
        <w:rPr>
          <w:rFonts w:hint="eastAsia"/>
        </w:rPr>
        <w:t>或</w:t>
      </w:r>
      <w:r w:rsidR="00E34E1A">
        <w:rPr>
          <w:rFonts w:hint="eastAsia"/>
        </w:rPr>
        <w:t>MR</w:t>
      </w:r>
      <w:r w:rsidR="00E34E1A">
        <w:rPr>
          <w:rFonts w:hint="eastAsia"/>
        </w:rPr>
        <w:t>切片上沿肝脏的器官边界勾画像素轮廓，之后就能使用</w:t>
      </w:r>
      <w:r w:rsidR="002068B5">
        <w:rPr>
          <w:rFonts w:hint="eastAsia"/>
        </w:rPr>
        <w:t>后处理软件来生成肝脏体积。在早期的手动分割方法中</w:t>
      </w:r>
      <w:r w:rsidR="00E6355F">
        <w:rPr>
          <w:rFonts w:hint="eastAsia"/>
        </w:rPr>
        <w:t>通常使用铅笔、画笔等基本的工具。这种人工分割有很多缺点。由于人的主观性，专家</w:t>
      </w:r>
      <w:r w:rsidR="008D7816">
        <w:rPr>
          <w:rFonts w:hint="eastAsia"/>
        </w:rPr>
        <w:t>自身的每次分割以及不同专家之间的分割存在固有的可变性。同时，肝脏边界的清晰度的不同，</w:t>
      </w:r>
      <w:proofErr w:type="gramStart"/>
      <w:r w:rsidR="008D7816">
        <w:rPr>
          <w:rFonts w:hint="eastAsia"/>
        </w:rPr>
        <w:t>窗位设置</w:t>
      </w:r>
      <w:proofErr w:type="gramEnd"/>
      <w:r w:rsidR="008D7816">
        <w:rPr>
          <w:rFonts w:hint="eastAsia"/>
        </w:rPr>
        <w:t>的改变和计算机显示器的设置的不一样都带来了可变性</w:t>
      </w:r>
      <w:r w:rsidR="006E660E">
        <w:fldChar w:fldCharType="begin"/>
      </w:r>
      <w:r w:rsidR="005B44E0">
        <w:instrText xml:space="preserve"> ADDIN ZOTERO_ITEM CSL_CITATION {"citationID":"5cLG9PMr","properties":{"formattedCitation":"\\super [9]\\nosupersub{}","plainCitation":"[9]","noteIndex":0},"citationItems":[{"id":90,"uris":["http://zotero.org/users/9337392/items/SFGWXB44"],"itemData":{"id":90,"type":"article-journal","abstract":"The purpose of this paper is to describe a framework for evaluating image segmentation algorithms. Image segmentation consists of object recognition and delineation. For evaluating segmentation methods, three factors—precision (reliability), accuracy (validity), and efﬁciency (viability)—need to be considered for both recognition and delineation. To assess precision, we need to choose a ﬁgure of merit, repeat segmentation considering all sources of variation, and determine variations in ﬁgure of merit via statistical analysis. It is impossible usually to establish true segmentation. Hence, to assess accuracy, we need to choose a surrogate of true segmentation and proceed as for precision. In determining accuracy, it may be important to consider different ‘landmark’ areas of the structure to be segmented depending on the application. To assess efﬁciency, both the computational and the user time required for algorithm training and for algorithm execution should be measured and analyzed. Precision, accuracy, and efﬁciency factors have an inﬂuence on one another. It is difﬁcult to improve one factor without affecting others. Segmentation methods must be compared based on all three factors, as illustrated in an example wherein two methods are compared in a particular application domain. The weight given to each factor depends on application.","container-title":"Computerized Medical Imaging and Graphics","DOI":"10.1016/j.compmedimag.2005.12.001","ISSN":"08956111","issue":"2","journalAbbreviation":"Computerized Medical Imaging and Graphics","language":"en","page":"75-87","source":"DOI.org (Crossref)","title":"A framework for evaluating image segmentation algorithms","volume":"30","author":[{"family":"Udupa","given":"Jayaram K."},{"family":"LeBlanc","given":"Vicki R."},{"family":"Zhuge","given":"Ying"},{"family":"Imielinska","given":"Celina"},{"family":"Schmidt","given":"Hilary"},{"family":"Currie","given":"Leanne M."},{"family":"Hirsch","given":"Bruce E."},{"family":"Woodburn","given":"James"}],"issued":{"date-parts":[["2006",3]]}}}],"schema":"https://github.com/citation-style-language/schema/raw/master/csl-citation.json"} </w:instrText>
      </w:r>
      <w:r w:rsidR="006E660E">
        <w:fldChar w:fldCharType="separate"/>
      </w:r>
      <w:r w:rsidR="005B44E0" w:rsidRPr="005B44E0">
        <w:rPr>
          <w:rFonts w:cs="Times New Roman"/>
          <w:kern w:val="0"/>
          <w:szCs w:val="24"/>
          <w:vertAlign w:val="superscript"/>
        </w:rPr>
        <w:t>[9]</w:t>
      </w:r>
      <w:r w:rsidR="006E660E">
        <w:fldChar w:fldCharType="end"/>
      </w:r>
      <w:r w:rsidR="008D7816">
        <w:rPr>
          <w:rFonts w:hint="eastAsia"/>
        </w:rPr>
        <w:t>。而且，人工分割的方式也很耗时，</w:t>
      </w:r>
      <w:r w:rsidR="002F3F20">
        <w:rPr>
          <w:rFonts w:hint="eastAsia"/>
        </w:rPr>
        <w:t>对一个患者的分割可能就需要</w:t>
      </w:r>
      <w:r w:rsidR="002F3F20">
        <w:rPr>
          <w:rFonts w:hint="eastAsia"/>
        </w:rPr>
        <w:t>9</w:t>
      </w:r>
      <w:r w:rsidR="002F3F20">
        <w:t>0</w:t>
      </w:r>
      <w:r w:rsidR="002F3F20">
        <w:rPr>
          <w:rFonts w:hint="eastAsia"/>
        </w:rPr>
        <w:t>分钟</w:t>
      </w:r>
      <w:r w:rsidR="006E660E">
        <w:fldChar w:fldCharType="begin"/>
      </w:r>
      <w:r w:rsidR="005B44E0">
        <w:instrText xml:space="preserve"> ADDIN ZOTERO_ITEM CSL_CITATION {"citationID":"79C5bAsZ","properties":{"formattedCitation":"\\super [10]\\nosupersub{}","plainCitation":"[10]","noteIndex":0},"citationItems":[{"id":92,"uris":["http://zotero.org/users/9337392/items/DK7R5BK7"],"itemData":{"id":92,"type":"paper-conference","abstract":"Liver volumetry is considered to be an accurate indicator of hepatic function and a prognostic indicator in hepatic surgery planning. Despite many years of research, automated liver segmentation remains an open challenge and manual segmentation is still widely used clinically although it is timeconsuming and tedious. In this paper we propose a novel semi-automated segmentation method based on deformable models independent of training data. First, an initial shape of the liver is generated by variational interpolation from a few user-generated contours. A template-matching method then identiﬁes target points corresponding to the liver boundary. Using a Laplacian mesh optimization framework, the geometric model is iteratively deformed until it converges to the liver boundary. This liver segmentation method was tested against 20 publicly available datasets and is shown to be fast and robust to pathological cases with a mean volumetric overlap error of 6.8% and an average runtime under 6 minutes.","container-title":"2014 IEEE 11th International Symposium on Biomedical Imaging (ISBI)","DOI":"10.1109/ISBI.2014.6867952","event":"2014 IEEE 11th International Symposium on Biomedical Imaging (ISBI 2014)","event-place":"Beijing, China","ISBN":"978-1-4673-1961-4","language":"en","page":"641-644","publisher":"IEEE","publisher-place":"Beijing, China","source":"DOI.org (Crossref)","title":"SEMI-automated liver CT segmentation using Laplacian meshes","URL":"http://ieeexplore.ieee.org/document/6867952/","author":[{"family":"Chartrand","given":"G."},{"family":"Cresson","given":"T."},{"family":"Chav","given":"R."},{"family":"Gotra","given":"A."},{"family":"Tang","given":"A."},{"family":"DeGuise","given":"J."}],"accessed":{"date-parts":[["2022",5,19]]},"issued":{"date-parts":[["2014",4]]}}}],"schema":"https://github.com/citation-style-language/schema/raw/master/csl-citation.json"} </w:instrText>
      </w:r>
      <w:r w:rsidR="006E660E">
        <w:fldChar w:fldCharType="separate"/>
      </w:r>
      <w:r w:rsidR="005B44E0" w:rsidRPr="005B44E0">
        <w:rPr>
          <w:rFonts w:cs="Times New Roman"/>
          <w:kern w:val="0"/>
          <w:szCs w:val="24"/>
          <w:vertAlign w:val="superscript"/>
        </w:rPr>
        <w:t>[10]</w:t>
      </w:r>
      <w:r w:rsidR="006E660E">
        <w:fldChar w:fldCharType="end"/>
      </w:r>
      <w:r w:rsidR="002F3F20">
        <w:rPr>
          <w:rFonts w:hint="eastAsia"/>
        </w:rPr>
        <w:t>。</w:t>
      </w:r>
      <w:r w:rsidR="00DD4393">
        <w:rPr>
          <w:rFonts w:hint="eastAsia"/>
        </w:rPr>
        <w:t>因此，这种人工手动分割的方式不适合应用于大容量环境下繁忙的临床实践中。</w:t>
      </w:r>
    </w:p>
    <w:p w14:paraId="79053D88" w14:textId="32BEF781" w:rsidR="002D3DFA" w:rsidRDefault="002D3DFA" w:rsidP="0060770A">
      <w:pPr>
        <w:ind w:firstLineChars="200" w:firstLine="420"/>
      </w:pPr>
      <w:r>
        <w:rPr>
          <w:rFonts w:hint="eastAsia"/>
        </w:rPr>
        <w:t>半自动分割技术需要专家进行粗略的初始化</w:t>
      </w:r>
      <w:r w:rsidR="0060770A">
        <w:rPr>
          <w:rFonts w:hint="eastAsia"/>
        </w:rPr>
        <w:t>，</w:t>
      </w:r>
      <w:r w:rsidR="004141F8">
        <w:rPr>
          <w:rFonts w:hint="eastAsia"/>
        </w:rPr>
        <w:t>之</w:t>
      </w:r>
      <w:r w:rsidR="0060770A">
        <w:rPr>
          <w:rFonts w:hint="eastAsia"/>
        </w:rPr>
        <w:t>后算法会提供</w:t>
      </w:r>
      <w:r w:rsidR="004141F8">
        <w:rPr>
          <w:rFonts w:hint="eastAsia"/>
        </w:rPr>
        <w:t>大部分</w:t>
      </w:r>
      <w:r w:rsidR="0060770A">
        <w:rPr>
          <w:rFonts w:hint="eastAsia"/>
        </w:rPr>
        <w:t>的优化。这些技术通常需要依靠交互的组合</w:t>
      </w:r>
      <w:r w:rsidR="00D0280E">
        <w:rPr>
          <w:rFonts w:hint="eastAsia"/>
        </w:rPr>
        <w:t>，例如在基于强度的技术和图形切割中。</w:t>
      </w:r>
      <w:r w:rsidR="004141F8">
        <w:rPr>
          <w:rFonts w:hint="eastAsia"/>
        </w:rPr>
        <w:t>基于强度的技术是根据强度或者纹理信息对像素及其相邻像素进行分类。种子区域生长法</w:t>
      </w:r>
      <w:r w:rsidR="00174CF5">
        <w:fldChar w:fldCharType="begin"/>
      </w:r>
      <w:r w:rsidR="005B44E0">
        <w:instrText xml:space="preserve"> ADDIN ZOTERO_ITEM CSL_CITATION {"citationID":"ZKsQVSeu","properties":{"formattedCitation":"\\super [11]\\nosupersub{}","plainCitation":"[11]","noteIndex":0},"citationItems":[{"id":97,"uris":["http://zotero.org/users/9337392/items/TWNVPQT2"],"itemData":{"</w:instrText>
      </w:r>
      <w:r w:rsidR="005B44E0">
        <w:rPr>
          <w:rFonts w:hint="eastAsia"/>
        </w:rPr>
        <w:instrText>id":97,"type":"article-journal","container-title":"</w:instrText>
      </w:r>
      <w:r w:rsidR="005B44E0">
        <w:rPr>
          <w:rFonts w:hint="eastAsia"/>
        </w:rPr>
        <w:instrText>东北师大学报：自然科学版</w:instrText>
      </w:r>
      <w:r w:rsidR="005B44E0">
        <w:rPr>
          <w:rFonts w:hint="eastAsia"/>
        </w:rPr>
        <w:instrText>","issue":"4","page":"5","title":"</w:instrText>
      </w:r>
      <w:r w:rsidR="005B44E0">
        <w:rPr>
          <w:rFonts w:hint="eastAsia"/>
        </w:rPr>
        <w:instrText>基于区域的自动种子区域生长法的彩色图像分割算法</w:instrText>
      </w:r>
      <w:r w:rsidR="005B44E0">
        <w:rPr>
          <w:rFonts w:hint="eastAsia"/>
        </w:rPr>
        <w:instrText>","volume":"40","author":[{"literal":"</w:instrText>
      </w:r>
      <w:r w:rsidR="005B44E0">
        <w:rPr>
          <w:rFonts w:hint="eastAsia"/>
        </w:rPr>
        <w:instrText>孔俊</w:instrText>
      </w:r>
      <w:r w:rsidR="005B44E0">
        <w:rPr>
          <w:rFonts w:hint="eastAsia"/>
        </w:rPr>
        <w:instrText>"},{"literal":"</w:instrText>
      </w:r>
      <w:r w:rsidR="005B44E0">
        <w:rPr>
          <w:rFonts w:hint="eastAsia"/>
        </w:rPr>
        <w:instrText>王佳男</w:instrText>
      </w:r>
      <w:r w:rsidR="005B44E0">
        <w:rPr>
          <w:rFonts w:hint="eastAsia"/>
        </w:rPr>
        <w:instrText>"},{"literal":"</w:instrText>
      </w:r>
      <w:r w:rsidR="005B44E0">
        <w:rPr>
          <w:rFonts w:hint="eastAsia"/>
        </w:rPr>
        <w:instrText>谷文祥</w:instrText>
      </w:r>
      <w:r w:rsidR="005B44E0">
        <w:rPr>
          <w:rFonts w:hint="eastAsia"/>
        </w:rPr>
        <w:instrText>"},{"literal":"</w:instrText>
      </w:r>
      <w:r w:rsidR="005B44E0">
        <w:rPr>
          <w:rFonts w:hint="eastAsia"/>
        </w:rPr>
        <w:instrText>殷明浩</w:instrText>
      </w:r>
      <w:r w:rsidR="005B44E0">
        <w:rPr>
          <w:rFonts w:hint="eastAsia"/>
        </w:rPr>
        <w:instrText>"}],"issued":{"date-parts":[["2008"]]}}}]</w:instrText>
      </w:r>
      <w:r w:rsidR="005B44E0">
        <w:instrText xml:space="preserve">,"schema":"https://github.com/citation-style-language/schema/raw/master/csl-citation.json"} </w:instrText>
      </w:r>
      <w:r w:rsidR="00174CF5">
        <w:fldChar w:fldCharType="separate"/>
      </w:r>
      <w:r w:rsidR="005B44E0" w:rsidRPr="005B44E0">
        <w:rPr>
          <w:rFonts w:cs="Times New Roman"/>
          <w:kern w:val="0"/>
          <w:szCs w:val="24"/>
          <w:vertAlign w:val="superscript"/>
        </w:rPr>
        <w:t>[11]</w:t>
      </w:r>
      <w:r w:rsidR="00174CF5">
        <w:fldChar w:fldCharType="end"/>
      </w:r>
      <w:r w:rsidR="004141F8">
        <w:rPr>
          <w:rFonts w:hint="eastAsia"/>
        </w:rPr>
        <w:t>就是一种典型的</w:t>
      </w:r>
      <w:r w:rsidR="00FF7D08">
        <w:rPr>
          <w:rFonts w:hint="eastAsia"/>
        </w:rPr>
        <w:t>基于强度的技术，其过程就是先将种子定位在肝脏组织中，然后，检测</w:t>
      </w:r>
      <w:r w:rsidR="002B0876">
        <w:rPr>
          <w:rFonts w:hint="eastAsia"/>
        </w:rPr>
        <w:t>已标记的种子</w:t>
      </w:r>
      <w:r w:rsidR="00FF7D08">
        <w:rPr>
          <w:rFonts w:hint="eastAsia"/>
        </w:rPr>
        <w:t>周围像素的</w:t>
      </w:r>
      <w:r w:rsidR="002B0876">
        <w:rPr>
          <w:rFonts w:hint="eastAsia"/>
        </w:rPr>
        <w:t>强度，若像</w:t>
      </w:r>
      <w:r w:rsidR="002B0876">
        <w:rPr>
          <w:rFonts w:hint="eastAsia"/>
        </w:rPr>
        <w:lastRenderedPageBreak/>
        <w:t>素与已标记的像素强度匹配，就对其进行迭代聚合。因此，基于强度的技术在同种肝脏上会表现得非常好。但是，由于没有对形状进行控制，基于强度的技术可能会导致种子区域</w:t>
      </w:r>
      <w:r w:rsidR="00486281">
        <w:rPr>
          <w:rFonts w:hint="eastAsia"/>
        </w:rPr>
        <w:t>的泄露</w:t>
      </w:r>
      <w:r w:rsidR="002B0876">
        <w:rPr>
          <w:rFonts w:hint="eastAsia"/>
        </w:rPr>
        <w:t>或</w:t>
      </w:r>
      <w:r w:rsidR="00486281">
        <w:rPr>
          <w:rFonts w:hint="eastAsia"/>
        </w:rPr>
        <w:t>是边缘的</w:t>
      </w:r>
      <w:r w:rsidR="002B0876">
        <w:rPr>
          <w:rFonts w:hint="eastAsia"/>
        </w:rPr>
        <w:t>粗糙</w:t>
      </w:r>
      <w:r w:rsidR="00486281">
        <w:rPr>
          <w:rFonts w:hint="eastAsia"/>
        </w:rPr>
        <w:t>，在患病的肝脏中这种问题尤其的明显，这</w:t>
      </w:r>
      <w:r w:rsidR="00EF709B">
        <w:rPr>
          <w:rFonts w:hint="eastAsia"/>
        </w:rPr>
        <w:t>时</w:t>
      </w:r>
      <w:r w:rsidR="00486281">
        <w:rPr>
          <w:rFonts w:hint="eastAsia"/>
        </w:rPr>
        <w:t>就需要专家进行额外的大量时间进行交互才能得到想要的结果。</w:t>
      </w:r>
      <w:r w:rsidR="00EF709B">
        <w:rPr>
          <w:rFonts w:hint="eastAsia"/>
        </w:rPr>
        <w:t>在图形切割技术中，专家需要粗略地绘制出一些前景（即肝脏）和背景像素（即肝脏周围结构），再经过对图形的分析和</w:t>
      </w:r>
      <w:r w:rsidR="00E37498">
        <w:rPr>
          <w:rFonts w:hint="eastAsia"/>
        </w:rPr>
        <w:t>优化，最后执行切割分离前景和背景区域</w:t>
      </w:r>
      <w:r w:rsidR="007353D2">
        <w:rPr>
          <w:rFonts w:hint="eastAsia"/>
        </w:rPr>
        <w:t>并可以进行对肝脏体积的测量</w:t>
      </w:r>
      <w:r w:rsidR="0005779B">
        <w:fldChar w:fldCharType="begin"/>
      </w:r>
      <w:r w:rsidR="005B44E0">
        <w:instrText xml:space="preserve"> ADDIN ZOTERO_ITEM CSL_CITATION {"citationID":"KBLPDwRC","properties":{"formattedCitation":"\\super [12]\\nosupersub{}","plainCitation":"[12]","noteIndex":0},"citationItems":[{"id":98,"uris":["http://zotero.org/users/9337392/items/2L3T8J2M"],"itemData":{"id":98,"type":"book","title":"Interactive graph cuts for optimal boundary and region segmentation of objects in nd images, ICCV, vol. 1, 2001","author":[{"family":"Boykov","given":"Y."},{"family":"Jolly","given":"M. P."}],"issued":{"date-parts":[["2001"]]}}}],"schema":"https://github.com/citation-style-language/schema/raw/master/csl-citation.json"} </w:instrText>
      </w:r>
      <w:r w:rsidR="0005779B">
        <w:fldChar w:fldCharType="separate"/>
      </w:r>
      <w:r w:rsidR="005B44E0" w:rsidRPr="005B44E0">
        <w:rPr>
          <w:rFonts w:cs="Times New Roman"/>
          <w:kern w:val="0"/>
          <w:szCs w:val="24"/>
          <w:vertAlign w:val="superscript"/>
        </w:rPr>
        <w:t>[12]</w:t>
      </w:r>
      <w:r w:rsidR="0005779B">
        <w:fldChar w:fldCharType="end"/>
      </w:r>
      <w:r w:rsidR="00E37498">
        <w:rPr>
          <w:rFonts w:hint="eastAsia"/>
        </w:rPr>
        <w:t>。</w:t>
      </w:r>
    </w:p>
    <w:p w14:paraId="0314E862" w14:textId="367E6B22" w:rsidR="00E37498" w:rsidRDefault="00E37498" w:rsidP="0060770A">
      <w:pPr>
        <w:ind w:firstLineChars="200" w:firstLine="420"/>
      </w:pPr>
      <w:r>
        <w:rPr>
          <w:rFonts w:hint="eastAsia"/>
        </w:rPr>
        <w:t>全自动分割技术则不需要或者可以忽略专家的输入，仅在</w:t>
      </w:r>
      <w:r w:rsidR="00165938">
        <w:rPr>
          <w:rFonts w:hint="eastAsia"/>
        </w:rPr>
        <w:t>病态或者异常的情况出现时，才可能需要手动的调整。</w:t>
      </w:r>
      <w:r w:rsidR="00ED43DC">
        <w:rPr>
          <w:rFonts w:hint="eastAsia"/>
        </w:rPr>
        <w:t>一些常见的方法有统计形状模型（</w:t>
      </w:r>
      <w:r w:rsidR="00ED43DC">
        <w:rPr>
          <w:rFonts w:hint="eastAsia"/>
        </w:rPr>
        <w:t>SSMs</w:t>
      </w:r>
      <w:r w:rsidR="00E3439E">
        <w:fldChar w:fldCharType="begin"/>
      </w:r>
      <w:r w:rsidR="005B44E0">
        <w:instrText xml:space="preserve"> ADDIN ZOTERO_ITEM CSL_CITATION {"citationID":"bZUohq2R","properties":{"formattedCitation":"\\super [13]\\nosupersub{}","plainCitation":"[13]","noteIndex":0},"citationItems":[{"id":100,"uris":["http://zotero.org/users/9337392/items/U4V67MXW"],"itemData":{"id":100,"type":"article-journal","abstract":"Statistical shape models (SSMs) have by now been ﬁrmly established as a robust tool for segmentation of medical images. While 2D models have been in use since the early 1990s, wide-spread utilization of three-dimensional models appeared only in recent years, primarily made possible by breakthroughs in automatic detection of shape correspondences. In this article, we review the techniques required to create and employ these 3D SSMs. While we concentrate on landmark-based shape representations and thoroughly examine the most popular variants of Active Shape and Active Appearance models, we also describe several alternative approaches to statistical shape modeling. Structured into the topics of shape representation, model construction, shape correspondence, local appearance models and search algorithms, we present an overview of the current state of the art in the ﬁeld. We conclude with a survey of applications in the medical ﬁeld and a discussion of future developments.","container-title":"Medical Image Analysis","DOI":"10.1016/j.media.2009.05.004","ISSN":"13618415","issue":"4","journalAbbreviation":"Medical Image Analysis","language":"en","page":"543-563","source":"DOI.org (Crossref)","title":"Statistical shape models for 3D medical image segmentation: A review","title-short":"Statistical shape models for 3D medical image segmentation","volume":"13","author":[{"family":"Heimann","given":"Tobias"},{"family":"Meinzer","given":"Hans-Peter"}],"issued":{"date-parts":[["2009",8]]}}}],"schema":"https://github.com/citation-style-language/schema/raw/master/csl-citation.json"} </w:instrText>
      </w:r>
      <w:r w:rsidR="00E3439E">
        <w:fldChar w:fldCharType="separate"/>
      </w:r>
      <w:r w:rsidR="005B44E0" w:rsidRPr="005B44E0">
        <w:rPr>
          <w:rFonts w:cs="Times New Roman"/>
          <w:kern w:val="0"/>
          <w:szCs w:val="24"/>
          <w:vertAlign w:val="superscript"/>
        </w:rPr>
        <w:t>[13]</w:t>
      </w:r>
      <w:r w:rsidR="00E3439E">
        <w:fldChar w:fldCharType="end"/>
      </w:r>
      <w:r w:rsidR="00ED43DC">
        <w:rPr>
          <w:rFonts w:hint="eastAsia"/>
        </w:rPr>
        <w:t>），三维可变形模型</w:t>
      </w:r>
      <w:r w:rsidR="00E3439E">
        <w:fldChar w:fldCharType="begin"/>
      </w:r>
      <w:r w:rsidR="005B44E0">
        <w:instrText xml:space="preserve"> ADDIN ZOTERO_ITEM CSL_CITATION {"citationID":"mVtxZzfo","properties":{"formattedCitation":"\\super [14]\\nosupersub{}","plainCitation":"[14]","noteIndex":0},"citationItems":[{"id":101,"uris":["http://zotero.org/users/9337392/items/QG3G2ERI"],"itemData":{"id":101,"type":"article-journal","container-title":"IEEE Transactions on Medical Imaging","issue":"8","note":"publisher: IEEE","page":"940–948","title":"Neighbor-constrained segmentation with level set based 3-D deformable models","volume":"23","author":[{"family":"Yang","given":"Jing"},{"family":"Staib","given":"Lawrence H"},{"family":"Duncan","given":"James S"}],"issued":{"date-parts":[["2004"]]}}}],"schema":"https://github.com/citation-style-language/schema/raw/master/csl-citation.json"} </w:instrText>
      </w:r>
      <w:r w:rsidR="00E3439E">
        <w:fldChar w:fldCharType="separate"/>
      </w:r>
      <w:r w:rsidR="005B44E0" w:rsidRPr="005B44E0">
        <w:rPr>
          <w:rFonts w:cs="Times New Roman"/>
          <w:kern w:val="0"/>
          <w:szCs w:val="24"/>
          <w:vertAlign w:val="superscript"/>
        </w:rPr>
        <w:t>[14]</w:t>
      </w:r>
      <w:r w:rsidR="00E3439E">
        <w:fldChar w:fldCharType="end"/>
      </w:r>
      <w:r w:rsidR="00ED43DC">
        <w:rPr>
          <w:rFonts w:hint="eastAsia"/>
        </w:rPr>
        <w:t>，像素分类方法</w:t>
      </w:r>
      <w:r w:rsidR="00E3439E">
        <w:fldChar w:fldCharType="begin"/>
      </w:r>
      <w:r w:rsidR="005B44E0">
        <w:instrText xml:space="preserve"> ADDIN ZOTERO_ITEM CSL_CITATION {"citationID":"x5ehtdze","properties":{"formattedCitation":"\\super [15]\\nosupersub{}","plainCitation":"[15]","noteIndex":0},"citationItems":[{"id":102,"uris":["http://zotero.org/users/9337392/items/YAWU58ZD"],"itemData":{"id":102,"type":"article-journal","container-title":"International journal of remote sensing","issue":"18","note":"publisher: Taylor &amp; Francis","page":"4039–4055","title":"Comparison of pixel-based and object-oriented image classification approaches—a case study in a coal fire area, Wuda, Inner Mongolia, China","volume":"27","author":[{"family":"Yan","given":"Gao"},{"family":"Mas","given":"J-F"},{"family":"Maathuis","given":"BHP"},{"family":"Xiangmin","given":"Zhang"},{"family":"Van Dijk","given":"PM"}],"issued":{"date-parts":[["2006"]]}}}],"schema":"https://github.com/citation-style-language/schema/raw/master/csl-citation.json"} </w:instrText>
      </w:r>
      <w:r w:rsidR="00E3439E">
        <w:fldChar w:fldCharType="separate"/>
      </w:r>
      <w:r w:rsidR="005B44E0" w:rsidRPr="005B44E0">
        <w:rPr>
          <w:rFonts w:cs="Times New Roman"/>
          <w:kern w:val="0"/>
          <w:szCs w:val="24"/>
          <w:vertAlign w:val="superscript"/>
        </w:rPr>
        <w:t>[15]</w:t>
      </w:r>
      <w:r w:rsidR="00E3439E">
        <w:fldChar w:fldCharType="end"/>
      </w:r>
      <w:r w:rsidR="00ED43DC">
        <w:rPr>
          <w:rFonts w:hint="eastAsia"/>
        </w:rPr>
        <w:t>等</w:t>
      </w:r>
      <w:r w:rsidR="00837AAE">
        <w:rPr>
          <w:rFonts w:hint="eastAsia"/>
        </w:rPr>
        <w:t>。</w:t>
      </w:r>
      <w:r w:rsidR="00ED43DC">
        <w:rPr>
          <w:rFonts w:hint="eastAsia"/>
        </w:rPr>
        <w:t>现在还出现了一些高级的分割策略</w:t>
      </w:r>
      <w:r w:rsidR="00837AAE">
        <w:rPr>
          <w:rFonts w:hint="eastAsia"/>
        </w:rPr>
        <w:t>，它们通常会结合各种分割技术，例如，将像素</w:t>
      </w:r>
      <w:r w:rsidR="009E3D1B">
        <w:rPr>
          <w:rFonts w:hint="eastAsia"/>
        </w:rPr>
        <w:t>分类</w:t>
      </w:r>
      <w:proofErr w:type="gramStart"/>
      <w:r w:rsidR="009E3D1B">
        <w:rPr>
          <w:rFonts w:hint="eastAsia"/>
        </w:rPr>
        <w:t>与图割优化</w:t>
      </w:r>
      <w:proofErr w:type="gramEnd"/>
      <w:r w:rsidR="009E3D1B">
        <w:rPr>
          <w:rFonts w:hint="eastAsia"/>
        </w:rPr>
        <w:t>、</w:t>
      </w:r>
      <w:r w:rsidR="009E3D1B">
        <w:rPr>
          <w:rFonts w:hint="eastAsia"/>
        </w:rPr>
        <w:t>SSM</w:t>
      </w:r>
      <w:r w:rsidR="009E3D1B">
        <w:rPr>
          <w:rFonts w:hint="eastAsia"/>
        </w:rPr>
        <w:t>或概率模型</w:t>
      </w:r>
      <w:r w:rsidR="005A5ECA">
        <w:fldChar w:fldCharType="begin"/>
      </w:r>
      <w:r w:rsidR="005B44E0">
        <w:instrText xml:space="preserve"> ADDIN ZOTERO_ITEM CSL_CITATION {"citationID":"kSSqnqhz","properties":{"formattedCitation":"\\super [16]\\nosupersub{}","plainCitation":"[16]","noteIndex":0},"citationItems":[{"id":103,"uris":["http://zotero.org/users/9337392/items/EYZQL3N4"],"itemData":{"id":103,"type":"article-journal","container-title":"International journal of computer assisted radiology and surgery","issue":"1","note":"publisher: Springer","page":"13–20","title":"Liver segmentation for contrast-enhanced MR images using partitioned probabilistic model","volume":"6","author":[{"family":"Ruskó","given":"László"},{"family":"Bekes","given":"György"}],"issued":{"date-parts":[["2011"]]}}}],"schema":"https://github.com/citation-style-language/schema/raw/master/csl-citation.json"} </w:instrText>
      </w:r>
      <w:r w:rsidR="005A5ECA">
        <w:fldChar w:fldCharType="separate"/>
      </w:r>
      <w:r w:rsidR="005B44E0" w:rsidRPr="005B44E0">
        <w:rPr>
          <w:rFonts w:cs="Times New Roman"/>
          <w:kern w:val="0"/>
          <w:szCs w:val="24"/>
          <w:vertAlign w:val="superscript"/>
        </w:rPr>
        <w:t>[16]</w:t>
      </w:r>
      <w:r w:rsidR="005A5ECA">
        <w:fldChar w:fldCharType="end"/>
      </w:r>
      <w:r w:rsidR="009E3D1B">
        <w:rPr>
          <w:rFonts w:hint="eastAsia"/>
        </w:rPr>
        <w:t>相结合，以实现稳定的自动分割。</w:t>
      </w:r>
      <w:r w:rsidR="009E3D1B">
        <w:rPr>
          <w:rFonts w:hint="eastAsia"/>
        </w:rPr>
        <w:t>SSM</w:t>
      </w:r>
      <w:r w:rsidR="009E3D1B">
        <w:rPr>
          <w:rFonts w:hint="eastAsia"/>
        </w:rPr>
        <w:t>也可被用来做更稳定的初始化</w:t>
      </w:r>
      <w:r w:rsidR="00B940FF">
        <w:rPr>
          <w:rFonts w:hint="eastAsia"/>
        </w:rPr>
        <w:t>，再通过</w:t>
      </w:r>
      <w:r w:rsidR="009E3D1B">
        <w:rPr>
          <w:rFonts w:hint="eastAsia"/>
        </w:rPr>
        <w:t>与</w:t>
      </w:r>
      <w:r w:rsidR="00B940FF">
        <w:rPr>
          <w:rFonts w:hint="eastAsia"/>
        </w:rPr>
        <w:t>三维可变性模型结合，就能更好的解释肝脏之间和肝脏内部的自然异质性</w:t>
      </w:r>
      <w:r w:rsidR="005A5ECA">
        <w:fldChar w:fldCharType="begin"/>
      </w:r>
      <w:r w:rsidR="005B44E0">
        <w:instrText xml:space="preserve"> ADDIN ZOTERO_ITEM CSL_CITATION {"citationID":"xQI4VAv9","properties":{"formattedCitation":"\\super [17]\\nosupersub{}","plainCitation":"[17]","noteIndex":0},"citationItems":[{"id":104,"uris":["http://zotero.org/users/9337392/items/5XSC5LVV"],"itemData":{"id":104,"type":"paper-conference","container-title":"Biennial International Conference on Information Processing in Medical Imaging","page":"1–12","publisher":"Springer","title":"A shape-guided deformable model with evolutionary algorithm initialization for 3D soft tissue segmentation","author":[{"family":"Heimann","given":"Tobias"},{"family":"Münzing","given":"Sascha"},{"family":"Meinzer","given":"Hans-Peter"},{"family":"Wolf","given":"Ivo"}],"issued":{"date-parts":[["2007"]]}}}],"schema":"https://github.com/citation-style-language/schema/raw/master/csl-citation.json"} </w:instrText>
      </w:r>
      <w:r w:rsidR="005A5ECA">
        <w:fldChar w:fldCharType="separate"/>
      </w:r>
      <w:r w:rsidR="005B44E0" w:rsidRPr="005B44E0">
        <w:rPr>
          <w:rFonts w:cs="Times New Roman"/>
          <w:kern w:val="0"/>
          <w:szCs w:val="24"/>
          <w:vertAlign w:val="superscript"/>
        </w:rPr>
        <w:t>[17]</w:t>
      </w:r>
      <w:r w:rsidR="005A5ECA">
        <w:fldChar w:fldCharType="end"/>
      </w:r>
      <w:r w:rsidR="00B940FF">
        <w:rPr>
          <w:rFonts w:hint="eastAsia"/>
        </w:rPr>
        <w:t>。</w:t>
      </w:r>
    </w:p>
    <w:p w14:paraId="02132C03" w14:textId="67C3EA78" w:rsidR="00CF334E" w:rsidRPr="00CF334E" w:rsidRDefault="002C1161" w:rsidP="00E45F04">
      <w:pPr>
        <w:ind w:firstLineChars="200" w:firstLine="420"/>
      </w:pPr>
      <w:r>
        <w:rPr>
          <w:rFonts w:hint="eastAsia"/>
        </w:rPr>
        <w:t>近年来，人工智能发展迅猛，</w:t>
      </w:r>
      <w:r w:rsidR="00463A3A">
        <w:rPr>
          <w:rFonts w:hint="eastAsia"/>
        </w:rPr>
        <w:t>很多医学图像分割方法都是基于一些人工智能的算法，如深度学习算法。这些算法</w:t>
      </w:r>
      <w:r>
        <w:rPr>
          <w:rFonts w:hint="eastAsia"/>
        </w:rPr>
        <w:t>在一些任务上取得很好的效果，远超传统的图像分割方法</w:t>
      </w:r>
      <w:r w:rsidR="00A47868">
        <w:rPr>
          <w:rFonts w:hint="eastAsia"/>
        </w:rPr>
        <w:t>，如</w:t>
      </w:r>
      <w:r w:rsidR="00A47868">
        <w:rPr>
          <w:rFonts w:hint="eastAsia"/>
        </w:rPr>
        <w:t>U-</w:t>
      </w:r>
      <w:r w:rsidR="00A47868">
        <w:t>Net</w:t>
      </w:r>
      <w:r w:rsidR="00A47868">
        <w:rPr>
          <w:rFonts w:hint="eastAsia"/>
        </w:rPr>
        <w:t>模型</w:t>
      </w:r>
      <w:r w:rsidR="00DD0911">
        <w:fldChar w:fldCharType="begin"/>
      </w:r>
      <w:r w:rsidR="005B44E0">
        <w:instrText xml:space="preserve"> ADDIN ZOTERO_ITEM CSL_CITATION {"citationID":"aLoeJJUF","properties":{"formattedCitation":"\\super [18]\\nosupersub{}","plainCitation":"[18]","noteIndex":0},"citationItems":[{"id":82,"uris":["http://zotero.org/users/9337392/items/HIPRCLFP"],"itemData":{"id":82,"type":"article","abstract":"There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[cs]","number":"arXiv:1505.04597","publisher":"arXiv","source":"arXiv.org","title":"U-Net: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instrText>
      </w:r>
      <w:r w:rsidR="00DD0911">
        <w:fldChar w:fldCharType="separate"/>
      </w:r>
      <w:r w:rsidR="005B44E0" w:rsidRPr="005B44E0">
        <w:rPr>
          <w:rFonts w:cs="Times New Roman"/>
          <w:kern w:val="0"/>
          <w:szCs w:val="24"/>
          <w:vertAlign w:val="superscript"/>
        </w:rPr>
        <w:t>[18]</w:t>
      </w:r>
      <w:r w:rsidR="00DD0911">
        <w:fldChar w:fldCharType="end"/>
      </w:r>
      <w:r w:rsidR="00DC723E">
        <w:rPr>
          <w:rFonts w:hint="eastAsia"/>
        </w:rPr>
        <w:t>以及基于</w:t>
      </w:r>
      <w:r w:rsidR="00DC723E">
        <w:rPr>
          <w:rFonts w:hint="eastAsia"/>
        </w:rPr>
        <w:t>U</w:t>
      </w:r>
      <w:r w:rsidR="00DC723E">
        <w:t>-</w:t>
      </w:r>
      <w:r w:rsidR="00DC723E">
        <w:rPr>
          <w:rFonts w:hint="eastAsia"/>
        </w:rPr>
        <w:t>Net</w:t>
      </w:r>
      <w:r w:rsidR="00DC723E">
        <w:rPr>
          <w:rFonts w:hint="eastAsia"/>
        </w:rPr>
        <w:t>的一些变体算法</w:t>
      </w:r>
      <w:r>
        <w:rPr>
          <w:rFonts w:hint="eastAsia"/>
        </w:rPr>
        <w:t>。</w:t>
      </w:r>
      <w:r w:rsidR="00482180" w:rsidRPr="00482180">
        <w:rPr>
          <w:rFonts w:hint="eastAsia"/>
        </w:rPr>
        <w:t>但是这些基于解码器编码器结构的分割方法并不能很准确的分割肝脏的边界，</w:t>
      </w:r>
      <w:r w:rsidR="00482180">
        <w:rPr>
          <w:rFonts w:hint="eastAsia"/>
        </w:rPr>
        <w:t>所以本文中</w:t>
      </w:r>
      <w:r w:rsidR="00482180" w:rsidRPr="00482180">
        <w:rPr>
          <w:rFonts w:hint="eastAsia"/>
        </w:rPr>
        <w:t>使用了一种过完备的卷积神经网络结构</w:t>
      </w:r>
      <w:proofErr w:type="spellStart"/>
      <w:r w:rsidR="00482180" w:rsidRPr="00482180">
        <w:rPr>
          <w:rFonts w:hint="eastAsia"/>
        </w:rPr>
        <w:t>KiU</w:t>
      </w:r>
      <w:proofErr w:type="spellEnd"/>
      <w:r w:rsidR="00482180" w:rsidRPr="00482180">
        <w:rPr>
          <w:rFonts w:hint="eastAsia"/>
        </w:rPr>
        <w:t>-Net</w:t>
      </w:r>
      <w:r w:rsidR="00482180">
        <w:fldChar w:fldCharType="begin"/>
      </w:r>
      <w:r w:rsidR="005B44E0">
        <w:instrText xml:space="preserve"> ADDIN ZOTERO_ITEM CSL_CITATION {"citationID":"2n3rhZ9m","properties":{"formattedCitation":"\\super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rsidR="00482180">
        <w:fldChar w:fldCharType="separate"/>
      </w:r>
      <w:r w:rsidR="005B44E0" w:rsidRPr="005B44E0">
        <w:rPr>
          <w:rFonts w:cs="Times New Roman"/>
          <w:kern w:val="0"/>
          <w:szCs w:val="24"/>
          <w:vertAlign w:val="superscript"/>
        </w:rPr>
        <w:t>[19]</w:t>
      </w:r>
      <w:r w:rsidR="00482180">
        <w:fldChar w:fldCharType="end"/>
      </w:r>
      <w:r w:rsidR="00482180" w:rsidRPr="00482180">
        <w:rPr>
          <w:rFonts w:hint="eastAsia"/>
        </w:rPr>
        <w:t>进行肝脏图像分割。</w:t>
      </w:r>
    </w:p>
    <w:p w14:paraId="73106B61" w14:textId="370B32A3" w:rsidR="00703A11" w:rsidRDefault="00703A11" w:rsidP="00703A11">
      <w:pPr>
        <w:pStyle w:val="2"/>
      </w:pPr>
      <w:bookmarkStart w:id="15" w:name="_Toc104039646"/>
      <w:r>
        <w:rPr>
          <w:rFonts w:hint="eastAsia"/>
        </w:rPr>
        <w:t>1</w:t>
      </w:r>
      <w:r>
        <w:t xml:space="preserve">.3 </w:t>
      </w:r>
      <w:r>
        <w:rPr>
          <w:rFonts w:hint="eastAsia"/>
        </w:rPr>
        <w:t>章节安排</w:t>
      </w:r>
      <w:bookmarkEnd w:id="15"/>
    </w:p>
    <w:p w14:paraId="08D051D4" w14:textId="5E6A0196" w:rsidR="00BB2086" w:rsidRDefault="00BB2086" w:rsidP="0060770A">
      <w:pPr>
        <w:ind w:firstLineChars="200" w:firstLine="420"/>
      </w:pPr>
      <w:r>
        <w:rPr>
          <w:rFonts w:hint="eastAsia"/>
        </w:rPr>
        <w:t>本</w:t>
      </w:r>
      <w:r w:rsidR="00302BE5">
        <w:rPr>
          <w:rFonts w:hint="eastAsia"/>
        </w:rPr>
        <w:t>文</w:t>
      </w:r>
      <w:r w:rsidR="00BA4977">
        <w:rPr>
          <w:rFonts w:hint="eastAsia"/>
        </w:rPr>
        <w:t>可</w:t>
      </w:r>
      <w:r w:rsidR="00302BE5">
        <w:rPr>
          <w:rFonts w:hint="eastAsia"/>
        </w:rPr>
        <w:t>分为</w:t>
      </w:r>
      <w:r w:rsidR="00890D08">
        <w:t>6</w:t>
      </w:r>
      <w:r w:rsidR="00302BE5">
        <w:rPr>
          <w:rFonts w:hint="eastAsia"/>
        </w:rPr>
        <w:t>个章</w:t>
      </w:r>
      <w:r w:rsidR="003F2C2E">
        <w:rPr>
          <w:rFonts w:hint="eastAsia"/>
        </w:rPr>
        <w:t>节，各章节的主要内容</w:t>
      </w:r>
      <w:r w:rsidR="00EA4156">
        <w:rPr>
          <w:rFonts w:hint="eastAsia"/>
        </w:rPr>
        <w:t>安排如下</w:t>
      </w:r>
      <w:r w:rsidR="003F2C2E">
        <w:rPr>
          <w:rFonts w:hint="eastAsia"/>
        </w:rPr>
        <w:t>：</w:t>
      </w:r>
    </w:p>
    <w:p w14:paraId="2FB530D3" w14:textId="485D446D" w:rsidR="003F2C2E" w:rsidRDefault="003F2C2E" w:rsidP="0060770A">
      <w:pPr>
        <w:ind w:firstLineChars="200" w:firstLine="420"/>
      </w:pPr>
      <w:r>
        <w:rPr>
          <w:rFonts w:hint="eastAsia"/>
        </w:rPr>
        <w:t>第</w:t>
      </w:r>
      <w:r>
        <w:rPr>
          <w:rFonts w:hint="eastAsia"/>
        </w:rPr>
        <w:t>1</w:t>
      </w:r>
      <w:r>
        <w:rPr>
          <w:rFonts w:hint="eastAsia"/>
        </w:rPr>
        <w:t>章：</w:t>
      </w:r>
      <w:r w:rsidR="003D07C3">
        <w:rPr>
          <w:rFonts w:hint="eastAsia"/>
        </w:rPr>
        <w:t>讲述肝脏及肝脏肿瘤分割的</w:t>
      </w:r>
      <w:r>
        <w:rPr>
          <w:rFonts w:hint="eastAsia"/>
        </w:rPr>
        <w:t>背景</w:t>
      </w:r>
      <w:r w:rsidR="003D07C3">
        <w:rPr>
          <w:rFonts w:hint="eastAsia"/>
        </w:rPr>
        <w:t>和意义以及研究</w:t>
      </w:r>
      <w:r>
        <w:rPr>
          <w:rFonts w:hint="eastAsia"/>
        </w:rPr>
        <w:t>现状</w:t>
      </w:r>
      <w:r w:rsidR="00625F39">
        <w:rPr>
          <w:rFonts w:hint="eastAsia"/>
        </w:rPr>
        <w:t>。</w:t>
      </w:r>
      <w:r w:rsidR="00EB3BA0">
        <w:rPr>
          <w:rFonts w:hint="eastAsia"/>
        </w:rPr>
        <w:t>本章中</w:t>
      </w:r>
      <w:r w:rsidR="00BA4977">
        <w:rPr>
          <w:rFonts w:hint="eastAsia"/>
        </w:rPr>
        <w:t>首先</w:t>
      </w:r>
      <w:r w:rsidR="00C85EE7">
        <w:rPr>
          <w:rFonts w:hint="eastAsia"/>
        </w:rPr>
        <w:t>介绍</w:t>
      </w:r>
      <w:r w:rsidR="0069382F">
        <w:rPr>
          <w:rFonts w:hint="eastAsia"/>
        </w:rPr>
        <w:t>了</w:t>
      </w:r>
      <w:r w:rsidR="00EB3BA0">
        <w:rPr>
          <w:rFonts w:hint="eastAsia"/>
        </w:rPr>
        <w:t>对</w:t>
      </w:r>
      <w:r w:rsidR="0069382F">
        <w:rPr>
          <w:rFonts w:hint="eastAsia"/>
        </w:rPr>
        <w:t>肝脏及肝脏肿瘤分割</w:t>
      </w:r>
      <w:r w:rsidR="00EB3BA0">
        <w:rPr>
          <w:rFonts w:hint="eastAsia"/>
        </w:rPr>
        <w:t>进行研究</w:t>
      </w:r>
      <w:r w:rsidR="0069382F">
        <w:rPr>
          <w:rFonts w:hint="eastAsia"/>
        </w:rPr>
        <w:t>的背景</w:t>
      </w:r>
      <w:r w:rsidR="00C85EE7">
        <w:rPr>
          <w:rFonts w:hint="eastAsia"/>
        </w:rPr>
        <w:t>和</w:t>
      </w:r>
      <w:r w:rsidR="0069382F">
        <w:rPr>
          <w:rFonts w:hint="eastAsia"/>
        </w:rPr>
        <w:t>意义，</w:t>
      </w:r>
      <w:r w:rsidR="00C85EE7">
        <w:rPr>
          <w:rFonts w:hint="eastAsia"/>
        </w:rPr>
        <w:t>以及一些</w:t>
      </w:r>
      <w:r w:rsidR="00C85EE7">
        <w:rPr>
          <w:rFonts w:hint="eastAsia"/>
        </w:rPr>
        <w:t>CT</w:t>
      </w:r>
      <w:r w:rsidR="00C85EE7">
        <w:rPr>
          <w:rFonts w:hint="eastAsia"/>
        </w:rPr>
        <w:t>检查的基础知识，并提出了肝脏分割的挑战性所在，然后阐述了临床中分割的三种策略以及新出现的深度学习方法</w:t>
      </w:r>
      <w:r w:rsidR="00EB3BA0">
        <w:rPr>
          <w:rFonts w:hint="eastAsia"/>
        </w:rPr>
        <w:t>，指出本文使用的</w:t>
      </w:r>
      <w:proofErr w:type="spellStart"/>
      <w:r w:rsidR="00EB3BA0">
        <w:rPr>
          <w:rFonts w:hint="eastAsia"/>
        </w:rPr>
        <w:t>KiU</w:t>
      </w:r>
      <w:proofErr w:type="spellEnd"/>
      <w:r w:rsidR="00EB3BA0">
        <w:rPr>
          <w:rFonts w:hint="eastAsia"/>
        </w:rPr>
        <w:t>-Net</w:t>
      </w:r>
      <w:r w:rsidR="00EB3BA0">
        <w:rPr>
          <w:rFonts w:hint="eastAsia"/>
        </w:rPr>
        <w:t>方法</w:t>
      </w:r>
      <w:r w:rsidR="00C85EE7">
        <w:rPr>
          <w:rFonts w:hint="eastAsia"/>
        </w:rPr>
        <w:t>，最后</w:t>
      </w:r>
      <w:r w:rsidR="00EB3BA0">
        <w:rPr>
          <w:rFonts w:hint="eastAsia"/>
        </w:rPr>
        <w:t>陈列本文</w:t>
      </w:r>
      <w:r w:rsidR="00C85EE7">
        <w:rPr>
          <w:rFonts w:hint="eastAsia"/>
        </w:rPr>
        <w:t>的章节安排。</w:t>
      </w:r>
    </w:p>
    <w:p w14:paraId="49318AC2" w14:textId="012312D2" w:rsidR="00625F39" w:rsidRDefault="00625F39" w:rsidP="0060770A">
      <w:pPr>
        <w:ind w:firstLineChars="200" w:firstLine="420"/>
      </w:pPr>
      <w:r>
        <w:rPr>
          <w:rFonts w:hint="eastAsia"/>
        </w:rPr>
        <w:t>第</w:t>
      </w:r>
      <w:r>
        <w:rPr>
          <w:rFonts w:hint="eastAsia"/>
        </w:rPr>
        <w:t>2</w:t>
      </w:r>
      <w:r>
        <w:rPr>
          <w:rFonts w:hint="eastAsia"/>
        </w:rPr>
        <w:t>章：</w:t>
      </w:r>
      <w:r w:rsidR="001219BF">
        <w:rPr>
          <w:rFonts w:hint="eastAsia"/>
        </w:rPr>
        <w:t>讲述</w:t>
      </w:r>
      <w:r w:rsidR="007617D4">
        <w:rPr>
          <w:rFonts w:hint="eastAsia"/>
        </w:rPr>
        <w:t>使用</w:t>
      </w:r>
      <w:r w:rsidR="001219BF">
        <w:rPr>
          <w:rFonts w:hint="eastAsia"/>
        </w:rPr>
        <w:t>本文模型</w:t>
      </w:r>
      <w:r w:rsidR="007617D4">
        <w:rPr>
          <w:rFonts w:hint="eastAsia"/>
        </w:rPr>
        <w:t>必备</w:t>
      </w:r>
      <w:r w:rsidR="001219BF">
        <w:rPr>
          <w:rFonts w:hint="eastAsia"/>
        </w:rPr>
        <w:t>的</w:t>
      </w:r>
      <w:r>
        <w:rPr>
          <w:rFonts w:hint="eastAsia"/>
        </w:rPr>
        <w:t>基础知识。</w:t>
      </w:r>
      <w:r w:rsidR="00CC681E">
        <w:rPr>
          <w:rFonts w:hint="eastAsia"/>
        </w:rPr>
        <w:t>本章中</w:t>
      </w:r>
      <w:r w:rsidR="00C85EE7">
        <w:rPr>
          <w:rFonts w:hint="eastAsia"/>
        </w:rPr>
        <w:t>首先阐述了神经网络的</w:t>
      </w:r>
      <w:r w:rsidR="005801E1">
        <w:rPr>
          <w:rFonts w:hint="eastAsia"/>
        </w:rPr>
        <w:t>一些</w:t>
      </w:r>
      <w:r w:rsidR="00C85EE7">
        <w:rPr>
          <w:rFonts w:hint="eastAsia"/>
        </w:rPr>
        <w:t>基础知识，</w:t>
      </w:r>
      <w:r w:rsidR="00CC681E">
        <w:rPr>
          <w:rFonts w:hint="eastAsia"/>
        </w:rPr>
        <w:t>如</w:t>
      </w:r>
      <w:r w:rsidR="00C85EE7">
        <w:rPr>
          <w:rFonts w:hint="eastAsia"/>
        </w:rPr>
        <w:t>介绍了什么是人工神经元，以及重点介绍了</w:t>
      </w:r>
      <w:r w:rsidR="005801E1">
        <w:rPr>
          <w:rFonts w:hint="eastAsia"/>
        </w:rPr>
        <w:t>浅层神经网络（感知机）</w:t>
      </w:r>
      <w:r w:rsidR="00C85EE7">
        <w:rPr>
          <w:rFonts w:hint="eastAsia"/>
        </w:rPr>
        <w:t>的算法原理。然后</w:t>
      </w:r>
      <w:r w:rsidR="005801E1">
        <w:rPr>
          <w:rFonts w:hint="eastAsia"/>
        </w:rPr>
        <w:t>进一步的</w:t>
      </w:r>
      <w:r w:rsidR="00C85EE7">
        <w:rPr>
          <w:rFonts w:hint="eastAsia"/>
        </w:rPr>
        <w:t>介绍</w:t>
      </w:r>
      <w:r w:rsidR="005801E1">
        <w:rPr>
          <w:rFonts w:hint="eastAsia"/>
        </w:rPr>
        <w:t>了</w:t>
      </w:r>
      <w:r w:rsidR="00C85EE7">
        <w:rPr>
          <w:rFonts w:hint="eastAsia"/>
        </w:rPr>
        <w:t>深度学习的基础概念和定义，</w:t>
      </w:r>
      <w:r w:rsidR="00072F74">
        <w:rPr>
          <w:rFonts w:hint="eastAsia"/>
        </w:rPr>
        <w:t>以及如何训练模型、设计一个深度学习网络的原则是什么。最后介绍了经典卷积神经网络的组成（以</w:t>
      </w:r>
      <w:r w:rsidR="00072F74">
        <w:rPr>
          <w:rFonts w:hint="eastAsia"/>
        </w:rPr>
        <w:t>VGG</w:t>
      </w:r>
      <w:r w:rsidR="00072F74">
        <w:rPr>
          <w:rFonts w:hint="eastAsia"/>
        </w:rPr>
        <w:t>网络为例）</w:t>
      </w:r>
      <w:r w:rsidR="001219BF">
        <w:rPr>
          <w:rFonts w:hint="eastAsia"/>
        </w:rPr>
        <w:t>，</w:t>
      </w:r>
      <w:r w:rsidR="00072F74">
        <w:rPr>
          <w:rFonts w:hint="eastAsia"/>
        </w:rPr>
        <w:t>还有常用</w:t>
      </w:r>
      <w:r w:rsidR="001219BF">
        <w:rPr>
          <w:rFonts w:hint="eastAsia"/>
        </w:rPr>
        <w:t>的</w:t>
      </w:r>
      <w:r w:rsidR="00072F74">
        <w:rPr>
          <w:rFonts w:hint="eastAsia"/>
        </w:rPr>
        <w:t>图像识别的评价指标。</w:t>
      </w:r>
    </w:p>
    <w:p w14:paraId="6CD647A0" w14:textId="13E6F466" w:rsidR="00625F39" w:rsidRDefault="00625F39" w:rsidP="0060770A">
      <w:pPr>
        <w:ind w:firstLineChars="200" w:firstLine="420"/>
      </w:pPr>
      <w:r>
        <w:rPr>
          <w:rFonts w:hint="eastAsia"/>
        </w:rPr>
        <w:t>第</w:t>
      </w:r>
      <w:r>
        <w:rPr>
          <w:rFonts w:hint="eastAsia"/>
        </w:rPr>
        <w:t>3</w:t>
      </w:r>
      <w:r>
        <w:rPr>
          <w:rFonts w:hint="eastAsia"/>
        </w:rPr>
        <w:t>章：</w:t>
      </w:r>
      <w:r w:rsidR="005801E1">
        <w:rPr>
          <w:rFonts w:hint="eastAsia"/>
        </w:rPr>
        <w:t>详细的介绍了</w:t>
      </w:r>
      <w:r w:rsidR="00BE0CE4">
        <w:rPr>
          <w:rFonts w:hint="eastAsia"/>
        </w:rPr>
        <w:t>U-Net</w:t>
      </w:r>
      <w:r>
        <w:rPr>
          <w:rFonts w:hint="eastAsia"/>
        </w:rPr>
        <w:t>模型。</w:t>
      </w:r>
      <w:r w:rsidR="005801E1">
        <w:rPr>
          <w:rFonts w:hint="eastAsia"/>
        </w:rPr>
        <w:t>本章中</w:t>
      </w:r>
      <w:r w:rsidR="00024CF4">
        <w:rPr>
          <w:rFonts w:hint="eastAsia"/>
        </w:rPr>
        <w:t>首先以</w:t>
      </w:r>
      <w:r w:rsidR="00BE0CE4">
        <w:rPr>
          <w:rFonts w:hint="eastAsia"/>
        </w:rPr>
        <w:t>U-Net</w:t>
      </w:r>
      <w:r w:rsidR="00024CF4">
        <w:rPr>
          <w:rFonts w:hint="eastAsia"/>
        </w:rPr>
        <w:t>网络的特点</w:t>
      </w:r>
      <w:r w:rsidR="005801E1">
        <w:rPr>
          <w:rFonts w:hint="eastAsia"/>
        </w:rPr>
        <w:t>和</w:t>
      </w:r>
      <w:r w:rsidR="00024CF4">
        <w:rPr>
          <w:rFonts w:hint="eastAsia"/>
        </w:rPr>
        <w:t>取得的成绩</w:t>
      </w:r>
      <w:r w:rsidR="00BE68D9">
        <w:rPr>
          <w:rFonts w:hint="eastAsia"/>
        </w:rPr>
        <w:t>作为前言</w:t>
      </w:r>
      <w:r w:rsidR="00024CF4">
        <w:rPr>
          <w:rFonts w:hint="eastAsia"/>
        </w:rPr>
        <w:t>引入，其次对</w:t>
      </w:r>
      <w:r w:rsidR="00BE0CE4">
        <w:rPr>
          <w:rFonts w:hint="eastAsia"/>
        </w:rPr>
        <w:t>U-Net</w:t>
      </w:r>
      <w:r w:rsidR="00024CF4">
        <w:rPr>
          <w:rFonts w:hint="eastAsia"/>
        </w:rPr>
        <w:t>模型进行了详细的解释，如网络的结构，对输入数据的处理，损失函数是什么等，然后介绍了一种</w:t>
      </w:r>
      <w:r w:rsidR="00BE0CE4">
        <w:rPr>
          <w:rFonts w:hint="eastAsia"/>
        </w:rPr>
        <w:t>U-Net</w:t>
      </w:r>
      <w:r w:rsidR="00024CF4">
        <w:rPr>
          <w:rFonts w:hint="eastAsia"/>
        </w:rPr>
        <w:t>使用的数据扩充方式，最后对</w:t>
      </w:r>
      <w:r w:rsidR="00BE0CE4">
        <w:rPr>
          <w:rFonts w:hint="eastAsia"/>
        </w:rPr>
        <w:t>U-Net</w:t>
      </w:r>
      <w:r w:rsidR="00024CF4">
        <w:rPr>
          <w:rFonts w:hint="eastAsia"/>
        </w:rPr>
        <w:t>模型做了总结。</w:t>
      </w:r>
    </w:p>
    <w:p w14:paraId="49BDC458" w14:textId="5D440A06" w:rsidR="003D07C3" w:rsidRPr="000014F0" w:rsidRDefault="003D07C3" w:rsidP="000014F0">
      <w:pPr>
        <w:ind w:firstLineChars="200" w:firstLine="420"/>
      </w:pPr>
      <w:r w:rsidRPr="000014F0">
        <w:t>第</w:t>
      </w:r>
      <w:r w:rsidRPr="000014F0">
        <w:t>4</w:t>
      </w:r>
      <w:r w:rsidRPr="000014F0">
        <w:t>章：</w:t>
      </w:r>
      <w:r w:rsidR="00BE68D9" w:rsidRPr="000014F0">
        <w:t>详细的介绍了本文使用的</w:t>
      </w:r>
      <w:proofErr w:type="spellStart"/>
      <w:r w:rsidR="00BE68D9" w:rsidRPr="000014F0">
        <w:t>KiU</w:t>
      </w:r>
      <w:proofErr w:type="spellEnd"/>
      <w:r w:rsidR="00BE68D9" w:rsidRPr="000014F0">
        <w:t>-Net</w:t>
      </w:r>
      <w:r w:rsidR="00BE68D9" w:rsidRPr="000014F0">
        <w:t>模型</w:t>
      </w:r>
      <w:r w:rsidRPr="000014F0">
        <w:t>。</w:t>
      </w:r>
      <w:r w:rsidR="000638AD" w:rsidRPr="000014F0">
        <w:t>本章中</w:t>
      </w:r>
      <w:r w:rsidRPr="000014F0">
        <w:t>首先</w:t>
      </w:r>
      <w:r w:rsidR="00EC7FDF" w:rsidRPr="000014F0">
        <w:t>阐述了</w:t>
      </w:r>
      <w:r w:rsidR="00EC7FDF" w:rsidRPr="000014F0">
        <w:t>U-Net</w:t>
      </w:r>
      <w:r w:rsidR="00EC7FDF" w:rsidRPr="000014F0">
        <w:t>模型的不足之处</w:t>
      </w:r>
      <w:r w:rsidR="00517F53" w:rsidRPr="000014F0">
        <w:t>，即</w:t>
      </w:r>
      <w:r w:rsidR="0085389F" w:rsidRPr="000014F0">
        <w:t>无法准确的分割肝脏边界，剖析了其中原因</w:t>
      </w:r>
      <w:r w:rsidR="00EC7FDF" w:rsidRPr="000014F0">
        <w:t>，然后介绍了</w:t>
      </w:r>
      <w:r w:rsidR="00887B88" w:rsidRPr="000014F0">
        <w:t>何为过完备的表示方法，</w:t>
      </w:r>
      <w:r w:rsidR="00631378" w:rsidRPr="000014F0">
        <w:t>最后介绍了</w:t>
      </w:r>
      <w:r w:rsidR="00887B88" w:rsidRPr="000014F0">
        <w:t>过完备的网络</w:t>
      </w:r>
      <w:proofErr w:type="spellStart"/>
      <w:r w:rsidR="0085389F" w:rsidRPr="000014F0">
        <w:t>KiU</w:t>
      </w:r>
      <w:proofErr w:type="spellEnd"/>
      <w:r w:rsidR="0085389F" w:rsidRPr="000014F0">
        <w:t>-Net</w:t>
      </w:r>
      <w:r w:rsidR="0085389F" w:rsidRPr="000014F0">
        <w:t>的结构</w:t>
      </w:r>
      <w:r w:rsidR="00631378" w:rsidRPr="000014F0">
        <w:t>。</w:t>
      </w:r>
    </w:p>
    <w:p w14:paraId="100FD22C" w14:textId="240E0654" w:rsidR="00625F39" w:rsidRDefault="00625F39" w:rsidP="0060770A">
      <w:pPr>
        <w:ind w:firstLineChars="200" w:firstLine="420"/>
      </w:pPr>
      <w:r>
        <w:rPr>
          <w:rFonts w:hint="eastAsia"/>
        </w:rPr>
        <w:t>第</w:t>
      </w:r>
      <w:r w:rsidR="003D07C3">
        <w:t>5</w:t>
      </w:r>
      <w:r>
        <w:rPr>
          <w:rFonts w:hint="eastAsia"/>
        </w:rPr>
        <w:t>章：</w:t>
      </w:r>
      <w:r w:rsidR="002C29F6">
        <w:rPr>
          <w:rFonts w:hint="eastAsia"/>
        </w:rPr>
        <w:t>主要讲述了</w:t>
      </w:r>
      <w:r>
        <w:rPr>
          <w:rFonts w:hint="eastAsia"/>
        </w:rPr>
        <w:t>实验设计</w:t>
      </w:r>
      <w:r w:rsidR="0014217D">
        <w:rPr>
          <w:rFonts w:hint="eastAsia"/>
        </w:rPr>
        <w:t>和实验结构</w:t>
      </w:r>
      <w:r>
        <w:rPr>
          <w:rFonts w:hint="eastAsia"/>
        </w:rPr>
        <w:t>。</w:t>
      </w:r>
      <w:r w:rsidR="0014217D">
        <w:rPr>
          <w:rFonts w:hint="eastAsia"/>
        </w:rPr>
        <w:t>本章中</w:t>
      </w:r>
      <w:r w:rsidR="00767BC9">
        <w:rPr>
          <w:rFonts w:hint="eastAsia"/>
        </w:rPr>
        <w:t>首先介绍了实验数据，实验环境</w:t>
      </w:r>
      <w:r w:rsidR="0096683E">
        <w:rPr>
          <w:rFonts w:hint="eastAsia"/>
        </w:rPr>
        <w:t>和</w:t>
      </w:r>
      <w:r w:rsidR="00767BC9">
        <w:rPr>
          <w:rFonts w:hint="eastAsia"/>
        </w:rPr>
        <w:t>评价指标</w:t>
      </w:r>
      <w:r w:rsidR="0096683E">
        <w:rPr>
          <w:rFonts w:hint="eastAsia"/>
        </w:rPr>
        <w:t>，然后</w:t>
      </w:r>
      <w:r w:rsidR="00887B88">
        <w:rPr>
          <w:rFonts w:hint="eastAsia"/>
        </w:rPr>
        <w:t>给出实验的过程，最后</w:t>
      </w:r>
      <w:r w:rsidR="0014217D">
        <w:rPr>
          <w:rFonts w:hint="eastAsia"/>
        </w:rPr>
        <w:t>给</w:t>
      </w:r>
      <w:r w:rsidR="0096683E">
        <w:rPr>
          <w:rFonts w:hint="eastAsia"/>
        </w:rPr>
        <w:t>出了</w:t>
      </w:r>
      <w:r w:rsidR="00F35622">
        <w:rPr>
          <w:rFonts w:hint="eastAsia"/>
        </w:rPr>
        <w:t>我们基于</w:t>
      </w:r>
      <w:proofErr w:type="spellStart"/>
      <w:r w:rsidR="00F35622">
        <w:rPr>
          <w:rFonts w:hint="eastAsia"/>
        </w:rPr>
        <w:t>KiU</w:t>
      </w:r>
      <w:proofErr w:type="spellEnd"/>
      <w:r w:rsidR="00F35622">
        <w:rPr>
          <w:rFonts w:hint="eastAsia"/>
        </w:rPr>
        <w:t>-Net</w:t>
      </w:r>
      <w:r w:rsidR="00F35622">
        <w:rPr>
          <w:rFonts w:hint="eastAsia"/>
        </w:rPr>
        <w:t>模型</w:t>
      </w:r>
      <w:r w:rsidR="0096683E">
        <w:rPr>
          <w:rFonts w:hint="eastAsia"/>
        </w:rPr>
        <w:t>实验的结果，分析</w:t>
      </w:r>
      <w:proofErr w:type="spellStart"/>
      <w:r w:rsidR="00F35622">
        <w:rPr>
          <w:rFonts w:hint="eastAsia"/>
        </w:rPr>
        <w:t>Ki</w:t>
      </w:r>
      <w:r w:rsidR="00BE0CE4">
        <w:rPr>
          <w:rFonts w:hint="eastAsia"/>
        </w:rPr>
        <w:t>U</w:t>
      </w:r>
      <w:proofErr w:type="spellEnd"/>
      <w:r w:rsidR="00BE0CE4">
        <w:rPr>
          <w:rFonts w:hint="eastAsia"/>
        </w:rPr>
        <w:t>-Net</w:t>
      </w:r>
      <w:r w:rsidR="0096683E">
        <w:rPr>
          <w:rFonts w:hint="eastAsia"/>
        </w:rPr>
        <w:t>模</w:t>
      </w:r>
      <w:r w:rsidR="0096683E">
        <w:rPr>
          <w:rFonts w:hint="eastAsia"/>
        </w:rPr>
        <w:lastRenderedPageBreak/>
        <w:t>型的有效性。</w:t>
      </w:r>
    </w:p>
    <w:p w14:paraId="73A4362A" w14:textId="0291402A" w:rsidR="007012A9" w:rsidRPr="002D3DFA" w:rsidRDefault="00625F39" w:rsidP="0014217D">
      <w:pPr>
        <w:ind w:firstLineChars="200" w:firstLine="420"/>
      </w:pPr>
      <w:r>
        <w:rPr>
          <w:rFonts w:hint="eastAsia"/>
        </w:rPr>
        <w:t>第</w:t>
      </w:r>
      <w:r w:rsidR="003D07C3">
        <w:t>6</w:t>
      </w:r>
      <w:r>
        <w:rPr>
          <w:rFonts w:hint="eastAsia"/>
        </w:rPr>
        <w:t>章：总结与展望。</w:t>
      </w:r>
      <w:r w:rsidR="00711EBF">
        <w:rPr>
          <w:rFonts w:hint="eastAsia"/>
        </w:rPr>
        <w:t>本章是</w:t>
      </w:r>
      <w:r w:rsidR="00D37CA8">
        <w:rPr>
          <w:rFonts w:hint="eastAsia"/>
        </w:rPr>
        <w:t>对本文</w:t>
      </w:r>
      <w:r w:rsidR="00757268">
        <w:rPr>
          <w:rFonts w:hint="eastAsia"/>
        </w:rPr>
        <w:t>所作的工作进行</w:t>
      </w:r>
      <w:r w:rsidR="00711EBF">
        <w:rPr>
          <w:rFonts w:hint="eastAsia"/>
        </w:rPr>
        <w:t>了</w:t>
      </w:r>
      <w:r w:rsidR="00757268">
        <w:rPr>
          <w:rFonts w:hint="eastAsia"/>
        </w:rPr>
        <w:t>总结，并</w:t>
      </w:r>
      <w:r w:rsidR="00672B9B">
        <w:rPr>
          <w:rFonts w:hint="eastAsia"/>
        </w:rPr>
        <w:t>针对</w:t>
      </w:r>
      <w:r w:rsidR="00757268">
        <w:rPr>
          <w:rFonts w:hint="eastAsia"/>
        </w:rPr>
        <w:t>本文使用</w:t>
      </w:r>
      <w:r w:rsidR="00672B9B">
        <w:rPr>
          <w:rFonts w:hint="eastAsia"/>
        </w:rPr>
        <w:t>的模型</w:t>
      </w:r>
      <w:r w:rsidR="00757268">
        <w:rPr>
          <w:rFonts w:hint="eastAsia"/>
        </w:rPr>
        <w:t>的不足之处，提出一些对未来</w:t>
      </w:r>
      <w:r w:rsidR="00672B9B">
        <w:rPr>
          <w:rFonts w:hint="eastAsia"/>
        </w:rPr>
        <w:t>研究工作</w:t>
      </w:r>
      <w:r w:rsidR="00757268">
        <w:rPr>
          <w:rFonts w:hint="eastAsia"/>
        </w:rPr>
        <w:t>的展望。</w:t>
      </w:r>
    </w:p>
    <w:p w14:paraId="0CC071B8" w14:textId="4383E33D" w:rsidR="0067233B" w:rsidRDefault="00DD5D14" w:rsidP="00600F3C">
      <w:pPr>
        <w:pStyle w:val="1"/>
      </w:pPr>
      <w:bookmarkStart w:id="16" w:name="_Toc104039647"/>
      <w:r>
        <w:rPr>
          <w:rFonts w:hint="eastAsia"/>
        </w:rPr>
        <w:t>2</w:t>
      </w:r>
      <w:r w:rsidR="00C4473E">
        <w:t xml:space="preserve"> </w:t>
      </w:r>
      <w:r w:rsidR="0001035B">
        <w:rPr>
          <w:rFonts w:hint="eastAsia"/>
        </w:rPr>
        <w:t>基础知识</w:t>
      </w:r>
      <w:bookmarkEnd w:id="16"/>
    </w:p>
    <w:p w14:paraId="14D3AA54" w14:textId="228C00C2" w:rsidR="0029682D" w:rsidRPr="0029682D" w:rsidRDefault="00DD5D14" w:rsidP="00600F3C">
      <w:pPr>
        <w:pStyle w:val="2"/>
      </w:pPr>
      <w:bookmarkStart w:id="17" w:name="_Toc104039648"/>
      <w:r>
        <w:rPr>
          <w:rFonts w:hint="eastAsia"/>
        </w:rPr>
        <w:t>2</w:t>
      </w:r>
      <w:r>
        <w:t xml:space="preserve">.1 </w:t>
      </w:r>
      <w:r w:rsidR="0001035B">
        <w:rPr>
          <w:rFonts w:hint="eastAsia"/>
        </w:rPr>
        <w:t>神经网络基础</w:t>
      </w:r>
      <w:bookmarkEnd w:id="17"/>
    </w:p>
    <w:p w14:paraId="1328756B" w14:textId="5E18FFAB" w:rsidR="00DD5D14" w:rsidRDefault="00C37E78" w:rsidP="00C37E78">
      <w:pPr>
        <w:pStyle w:val="3"/>
      </w:pPr>
      <w:bookmarkStart w:id="18" w:name="_Toc104039649"/>
      <w:r>
        <w:rPr>
          <w:rFonts w:hint="eastAsia"/>
        </w:rPr>
        <w:t>2</w:t>
      </w:r>
      <w:r>
        <w:t>.1.</w:t>
      </w:r>
      <w:r w:rsidR="00DD7EB2">
        <w:t>1</w:t>
      </w:r>
      <w:r>
        <w:t xml:space="preserve"> </w:t>
      </w:r>
      <w:r w:rsidR="00C76105">
        <w:rPr>
          <w:rFonts w:hint="eastAsia"/>
        </w:rPr>
        <w:t>人工神经元</w:t>
      </w:r>
      <w:bookmarkEnd w:id="18"/>
    </w:p>
    <w:p w14:paraId="0E497B83" w14:textId="23628EEC" w:rsidR="009B49A5" w:rsidRDefault="009B49A5" w:rsidP="00711EBF">
      <w:pPr>
        <w:ind w:firstLineChars="200" w:firstLine="420"/>
      </w:pPr>
      <w:r>
        <w:rPr>
          <w:rFonts w:hint="eastAsia"/>
        </w:rPr>
        <w:t>在机器学习领域，人工神经元</w:t>
      </w:r>
      <w:r w:rsidR="00C32178">
        <w:rPr>
          <w:rFonts w:hint="eastAsia"/>
        </w:rPr>
        <w:t>模型</w:t>
      </w:r>
      <w:r w:rsidR="00301CC7">
        <w:fldChar w:fldCharType="begin"/>
      </w:r>
      <w:r w:rsidR="005B44E0">
        <w:instrText xml:space="preserve"> ADDIN ZOTERO_ITEM CSL_CITATION {"citationID":"a0vv7H7G","properties":{"formattedCitation":"\\super [20]\\nosupersub{}","plainCitation":"[20]","noteIndex":0},"citationItems":[{"id":105,"uris":["http://zotero.org/users/9337392/items/LJFC2Q8C"],"itemData":{"id":105,"type":"article-journal","container-title":"Science","issue":"3354","note":"publisher: American Association for the Advancement of Science","page":"962–963","title":"Artificial neuron","volume":"129","author":[{"family":"Harmon","given":"Leon D"}],"issued":{"date-parts":[["1959"]]}}}],"schema":"https://github.com/citation-style-language/schema/raw/master/csl-citation.json"} </w:instrText>
      </w:r>
      <w:r w:rsidR="00301CC7">
        <w:fldChar w:fldCharType="separate"/>
      </w:r>
      <w:r w:rsidR="005B44E0" w:rsidRPr="005B44E0">
        <w:rPr>
          <w:rFonts w:cs="Times New Roman"/>
          <w:kern w:val="0"/>
          <w:szCs w:val="24"/>
          <w:vertAlign w:val="superscript"/>
        </w:rPr>
        <w:t>[20]</w:t>
      </w:r>
      <w:r w:rsidR="00301CC7">
        <w:fldChar w:fldCharType="end"/>
      </w:r>
      <w:r w:rsidR="00711EBF">
        <w:rPr>
          <w:rFonts w:hint="eastAsia"/>
        </w:rPr>
        <w:t>是对</w:t>
      </w:r>
      <w:r w:rsidR="00FB02A1">
        <w:rPr>
          <w:rFonts w:hint="eastAsia"/>
        </w:rPr>
        <w:t>图</w:t>
      </w:r>
      <w:r w:rsidR="00FB02A1">
        <w:rPr>
          <w:rFonts w:hint="eastAsia"/>
        </w:rPr>
        <w:t>4</w:t>
      </w:r>
      <w:r w:rsidR="00FB02A1">
        <w:rPr>
          <w:rFonts w:hint="eastAsia"/>
        </w:rPr>
        <w:t>所示的</w:t>
      </w:r>
      <w:r w:rsidR="00711EBF">
        <w:rPr>
          <w:rFonts w:hint="eastAsia"/>
        </w:rPr>
        <w:t>生物神经元</w:t>
      </w:r>
      <w:r w:rsidR="00FB02A1">
        <w:rPr>
          <w:rFonts w:hint="eastAsia"/>
        </w:rPr>
        <w:t>的一种简化抽象后的模型。该模型将</w:t>
      </w:r>
      <w:r w:rsidR="00540BF1">
        <w:rPr>
          <w:rFonts w:hint="eastAsia"/>
        </w:rPr>
        <w:t>生物界复杂的神经元结构</w:t>
      </w:r>
      <w:r w:rsidR="00711EBF">
        <w:rPr>
          <w:rFonts w:hint="eastAsia"/>
        </w:rPr>
        <w:t>简化为了输入</w:t>
      </w:r>
      <w:r w:rsidR="00711EBF">
        <w:rPr>
          <w:rFonts w:hint="eastAsia"/>
        </w:rPr>
        <w:t>-</w:t>
      </w:r>
      <w:r w:rsidR="00711EBF">
        <w:rPr>
          <w:rFonts w:hint="eastAsia"/>
        </w:rPr>
        <w:t>计算</w:t>
      </w:r>
      <w:r w:rsidR="00711EBF">
        <w:rPr>
          <w:rFonts w:hint="eastAsia"/>
        </w:rPr>
        <w:t>-</w:t>
      </w:r>
      <w:r w:rsidR="00711EBF">
        <w:rPr>
          <w:rFonts w:hint="eastAsia"/>
        </w:rPr>
        <w:t>输出</w:t>
      </w:r>
      <w:r w:rsidR="00FF1A95">
        <w:rPr>
          <w:rFonts w:hint="eastAsia"/>
        </w:rPr>
        <w:t>的模型</w:t>
      </w:r>
      <w:r w:rsidR="00711EBF">
        <w:rPr>
          <w:rFonts w:hint="eastAsia"/>
        </w:rPr>
        <w:t>，</w:t>
      </w:r>
      <w:r w:rsidR="00540BF1">
        <w:rPr>
          <w:rFonts w:hint="eastAsia"/>
        </w:rPr>
        <w:t>如</w:t>
      </w:r>
      <w:r>
        <w:rPr>
          <w:rFonts w:hint="eastAsia"/>
        </w:rPr>
        <w:t>图</w:t>
      </w:r>
      <w:r>
        <w:rPr>
          <w:rFonts w:hint="eastAsia"/>
        </w:rPr>
        <w:t>5</w:t>
      </w:r>
      <w:r w:rsidR="001F5B75">
        <w:rPr>
          <w:rFonts w:hint="eastAsia"/>
        </w:rPr>
        <w:t>展示了人工神经元</w:t>
      </w:r>
      <w:r w:rsidR="00D14BA6">
        <w:rPr>
          <w:rFonts w:hint="eastAsia"/>
        </w:rPr>
        <w:t>的</w:t>
      </w:r>
      <w:r w:rsidR="00FF1A95">
        <w:rPr>
          <w:rFonts w:hint="eastAsia"/>
        </w:rPr>
        <w:t>计算过程</w:t>
      </w:r>
      <w:r>
        <w:rPr>
          <w:rFonts w:hint="eastAsia"/>
        </w:rPr>
        <w:t>。</w:t>
      </w:r>
    </w:p>
    <w:p w14:paraId="787E5440" w14:textId="7B68C985" w:rsidR="002305D7" w:rsidRDefault="00365F4F" w:rsidP="002305D7">
      <w:pPr>
        <w:jc w:val="center"/>
      </w:pPr>
      <w:r>
        <w:rPr>
          <w:noProof/>
        </w:rPr>
        <w:drawing>
          <wp:inline distT="0" distB="0" distL="0" distR="0" wp14:anchorId="7E07EA26" wp14:editId="6F993D70">
            <wp:extent cx="4406944" cy="2369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8630" cy="2381482"/>
                    </a:xfrm>
                    <a:prstGeom prst="rect">
                      <a:avLst/>
                    </a:prstGeom>
                  </pic:spPr>
                </pic:pic>
              </a:graphicData>
            </a:graphic>
          </wp:inline>
        </w:drawing>
      </w:r>
    </w:p>
    <w:p w14:paraId="09A6B9BD" w14:textId="4900213F" w:rsidR="002305D7" w:rsidRPr="00494619" w:rsidRDefault="002305D7" w:rsidP="00A00382">
      <w:pPr>
        <w:spacing w:afterLines="50" w:after="156"/>
        <w:jc w:val="left"/>
        <w:rPr>
          <w:rFonts w:cs="Times New Roman"/>
          <w:sz w:val="18"/>
          <w:szCs w:val="18"/>
        </w:rPr>
      </w:pPr>
      <w:r w:rsidRPr="00A00382">
        <w:rPr>
          <w:rFonts w:cs="Times New Roman" w:hint="eastAsia"/>
          <w:b/>
          <w:bCs/>
          <w:sz w:val="18"/>
          <w:szCs w:val="18"/>
        </w:rPr>
        <w:t>图</w:t>
      </w:r>
      <w:r w:rsidRPr="00A00382">
        <w:rPr>
          <w:rFonts w:cs="Times New Roman" w:hint="eastAsia"/>
          <w:b/>
          <w:bCs/>
          <w:sz w:val="18"/>
          <w:szCs w:val="18"/>
        </w:rPr>
        <w:t>4</w:t>
      </w:r>
      <w:r w:rsidRPr="00494619">
        <w:rPr>
          <w:rFonts w:cs="Times New Roman"/>
          <w:sz w:val="18"/>
          <w:szCs w:val="18"/>
        </w:rPr>
        <w:t xml:space="preserve"> </w:t>
      </w:r>
      <w:r w:rsidRPr="00494619">
        <w:rPr>
          <w:rFonts w:cs="Times New Roman" w:hint="eastAsia"/>
          <w:sz w:val="18"/>
          <w:szCs w:val="18"/>
        </w:rPr>
        <w:t>生物神经元</w:t>
      </w:r>
      <w:r w:rsidR="00B54702" w:rsidRPr="00494619">
        <w:rPr>
          <w:rFonts w:cs="Times New Roman" w:hint="eastAsia"/>
          <w:sz w:val="18"/>
          <w:szCs w:val="18"/>
        </w:rPr>
        <w:t>示意图</w:t>
      </w:r>
      <w:r w:rsidR="00564187">
        <w:rPr>
          <w:rFonts w:cs="Times New Roman" w:hint="eastAsia"/>
          <w:sz w:val="18"/>
          <w:szCs w:val="18"/>
        </w:rPr>
        <w:t>。主体结构有树突、轴突、细胞体、突触等</w:t>
      </w:r>
      <w:r w:rsidR="00A00382">
        <w:rPr>
          <w:rFonts w:cs="Times New Roman" w:hint="eastAsia"/>
          <w:sz w:val="18"/>
          <w:szCs w:val="18"/>
        </w:rPr>
        <w:t>。</w:t>
      </w:r>
    </w:p>
    <w:p w14:paraId="4692FBDB" w14:textId="29A7379C" w:rsidR="00B54702" w:rsidRDefault="00566572" w:rsidP="004E4F9F">
      <w:pPr>
        <w:jc w:val="center"/>
      </w:pPr>
      <w:r>
        <w:rPr>
          <w:noProof/>
        </w:rPr>
        <w:drawing>
          <wp:inline distT="0" distB="0" distL="0" distR="0" wp14:anchorId="094E8E2D" wp14:editId="3844033E">
            <wp:extent cx="4658360" cy="16268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6884" cy="1629866"/>
                    </a:xfrm>
                    <a:prstGeom prst="rect">
                      <a:avLst/>
                    </a:prstGeom>
                  </pic:spPr>
                </pic:pic>
              </a:graphicData>
            </a:graphic>
          </wp:inline>
        </w:drawing>
      </w:r>
    </w:p>
    <w:p w14:paraId="0F0D215C" w14:textId="5E7E73E7" w:rsidR="002C7544" w:rsidRPr="00494619" w:rsidRDefault="002C7544" w:rsidP="00514834">
      <w:pPr>
        <w:spacing w:afterLines="50" w:after="156"/>
        <w:jc w:val="left"/>
        <w:rPr>
          <w:rFonts w:cs="Times New Roman"/>
          <w:sz w:val="18"/>
          <w:szCs w:val="18"/>
        </w:rPr>
      </w:pPr>
      <w:r w:rsidRPr="00514834">
        <w:rPr>
          <w:rFonts w:cs="Times New Roman" w:hint="eastAsia"/>
          <w:b/>
          <w:bCs/>
          <w:sz w:val="18"/>
          <w:szCs w:val="18"/>
        </w:rPr>
        <w:t>图</w:t>
      </w:r>
      <w:r w:rsidRPr="00514834">
        <w:rPr>
          <w:rFonts w:cs="Times New Roman" w:hint="eastAsia"/>
          <w:b/>
          <w:bCs/>
          <w:sz w:val="18"/>
          <w:szCs w:val="18"/>
        </w:rPr>
        <w:t>5</w:t>
      </w:r>
      <w:r w:rsidRPr="00494619">
        <w:rPr>
          <w:rFonts w:cs="Times New Roman"/>
          <w:sz w:val="18"/>
          <w:szCs w:val="18"/>
        </w:rPr>
        <w:t xml:space="preserve"> </w:t>
      </w:r>
      <w:r w:rsidRPr="00494619">
        <w:rPr>
          <w:rFonts w:cs="Times New Roman" w:hint="eastAsia"/>
          <w:sz w:val="18"/>
          <w:szCs w:val="18"/>
        </w:rPr>
        <w:t>人工神经元模型</w:t>
      </w:r>
      <w:r w:rsidR="00564187">
        <w:rPr>
          <w:rFonts w:cs="Times New Roman" w:hint="eastAsia"/>
          <w:sz w:val="18"/>
          <w:szCs w:val="18"/>
        </w:rPr>
        <w:t>。主要由输入、输出、激活函数、权重、偏置构成</w:t>
      </w:r>
      <w:r w:rsidR="00514834">
        <w:rPr>
          <w:rFonts w:cs="Times New Roman" w:hint="eastAsia"/>
          <w:sz w:val="18"/>
          <w:szCs w:val="18"/>
        </w:rPr>
        <w:t>。</w:t>
      </w:r>
    </w:p>
    <w:p w14:paraId="7A4340CB" w14:textId="21AB8BBB" w:rsidR="004E4FE0" w:rsidRPr="00EE4464" w:rsidRDefault="00DD7EB2" w:rsidP="00EE4464">
      <w:pPr>
        <w:pStyle w:val="3"/>
      </w:pPr>
      <w:bookmarkStart w:id="19" w:name="_Toc104039650"/>
      <w:r>
        <w:rPr>
          <w:rFonts w:hint="eastAsia"/>
        </w:rPr>
        <w:t>2</w:t>
      </w:r>
      <w:r>
        <w:t xml:space="preserve">.1.2 </w:t>
      </w:r>
      <w:r w:rsidR="004E4FE0">
        <w:rPr>
          <w:rFonts w:hint="eastAsia"/>
        </w:rPr>
        <w:t>浅层神经网络</w:t>
      </w:r>
      <w:bookmarkEnd w:id="19"/>
    </w:p>
    <w:p w14:paraId="3A214ED5" w14:textId="7E5A80B2" w:rsidR="00FB02A1" w:rsidRDefault="00443B91" w:rsidP="00593079">
      <w:pPr>
        <w:ind w:firstLineChars="200" w:firstLine="420"/>
      </w:pPr>
      <w:r>
        <w:rPr>
          <w:rFonts w:hint="eastAsia"/>
        </w:rPr>
        <w:t>感知机模型</w:t>
      </w:r>
      <w:r>
        <w:fldChar w:fldCharType="begin"/>
      </w:r>
      <w:r w:rsidR="005B44E0">
        <w:instrText xml:space="preserve"> ADDIN ZOTERO_ITEM CSL_CITATION {"citationID":"rKmN91qk","properties":{"formattedCitation":"\\super [21]\\nosupersub{}","plainCitation":"[21]","noteIndex":0},"citationItems":[{"id":106,"uris":["http://zotero.org/users/9337392/items/FSQ279QB"],"itemData":{"id":106,"type":"article-journal","container-title":"IEEE Transactions on neural networks","issue":"2","page":"179–191","title":"Perceptron-based learning algorithms","volume":"1","author":[{"family":"Gallant","given":"Stephen I"},{"literal":"others"}],"issued":{"date-parts":[["1990"]]}}}],"schema":"https://github.com/citation-style-language/schema/raw/master/csl-citation.json"} </w:instrText>
      </w:r>
      <w:r>
        <w:fldChar w:fldCharType="separate"/>
      </w:r>
      <w:r w:rsidR="005B44E0" w:rsidRPr="005B44E0">
        <w:rPr>
          <w:rFonts w:cs="Times New Roman"/>
          <w:kern w:val="0"/>
          <w:szCs w:val="24"/>
          <w:vertAlign w:val="superscript"/>
        </w:rPr>
        <w:t>[21]</w:t>
      </w:r>
      <w:r>
        <w:fldChar w:fldCharType="end"/>
      </w:r>
      <m:oMath>
        <m:r>
          <w:rPr>
            <w:rFonts w:ascii="Cambria Math" w:hAnsi="Cambria Math"/>
          </w:rPr>
          <m:t>H</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S</m:t>
        </m:r>
        <w:commentRangeStart w:id="20"/>
        <m:r>
          <w:rPr>
            <w:rFonts w:ascii="Cambria Math" w:hAnsi="Cambria Math"/>
          </w:rPr>
          <m:t>ign</m:t>
        </m:r>
        <w:commentRangeEnd w:id="20"/>
        <m:r>
          <m:rPr>
            <m:sty m:val="p"/>
          </m:rPr>
          <w:rPr>
            <w:rStyle w:val="af8"/>
          </w:rPr>
          <w:commentReference w:id="20"/>
        </m:r>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w:r w:rsidR="008911A8">
        <w:rPr>
          <w:rFonts w:hint="eastAsia"/>
        </w:rPr>
        <w:t>，即</w:t>
      </w:r>
      <w:r w:rsidR="00967DB8">
        <w:rPr>
          <w:rFonts w:hint="eastAsia"/>
        </w:rPr>
        <w:t>表明存在</w:t>
      </w:r>
      <w:r w:rsidR="001D10B3">
        <w:rPr>
          <w:rFonts w:hint="eastAsia"/>
        </w:rPr>
        <w:t>一个超平面</w:t>
      </w:r>
      <m:oMath>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oMath>
      <w:r w:rsidR="001D10B3">
        <w:rPr>
          <w:rFonts w:hint="eastAsia"/>
        </w:rPr>
        <w:t>，</w:t>
      </w:r>
      <w:r w:rsidR="00F9286B">
        <w:rPr>
          <w:rFonts w:hint="eastAsia"/>
        </w:rPr>
        <w:t>其</w:t>
      </w:r>
      <w:r w:rsidR="001D10B3">
        <w:rPr>
          <w:rFonts w:hint="eastAsia"/>
        </w:rPr>
        <w:t>模型参数是</w:t>
      </w:r>
      <m:oMath>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m:t>
        </m:r>
      </m:oMath>
      <w:r w:rsidR="009676BB">
        <w:rPr>
          <w:rFonts w:hint="eastAsia"/>
        </w:rPr>
        <w:t>。感知机的</w:t>
      </w:r>
      <w:r w:rsidR="00F9286B">
        <w:rPr>
          <w:rFonts w:hint="eastAsia"/>
        </w:rPr>
        <w:t>目标就</w:t>
      </w:r>
      <w:r w:rsidR="009676BB">
        <w:rPr>
          <w:rFonts w:hint="eastAsia"/>
        </w:rPr>
        <w:t>是找到一个</w:t>
      </w:r>
      <w:r w:rsidR="00967DB8">
        <w:rPr>
          <w:rFonts w:hint="eastAsia"/>
        </w:rPr>
        <w:t>合适的参数</w:t>
      </w:r>
      <m:oMath>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m:t>
        </m:r>
      </m:oMath>
      <w:r w:rsidR="009676BB">
        <w:rPr>
          <w:rFonts w:hint="eastAsia"/>
        </w:rPr>
        <w:t>，</w:t>
      </w:r>
      <w:r w:rsidR="00F9286B">
        <w:rPr>
          <w:rFonts w:hint="eastAsia"/>
        </w:rPr>
        <w:t>可以</w:t>
      </w:r>
      <w:r w:rsidR="0057614A">
        <w:rPr>
          <w:rFonts w:hint="eastAsia"/>
        </w:rPr>
        <w:t>正确的分类</w:t>
      </w:r>
      <w:r w:rsidR="009676BB">
        <w:rPr>
          <w:rFonts w:hint="eastAsia"/>
        </w:rPr>
        <w:t>线性可分的数据集</w:t>
      </w:r>
      <m:oMath>
        <m:r>
          <w:rPr>
            <w:rFonts w:ascii="Cambria Math" w:hAnsi="Cambria Math"/>
          </w:rPr>
          <m:t>T</m:t>
        </m:r>
      </m:oMath>
      <w:r w:rsidR="009676BB">
        <w:rPr>
          <w:rFonts w:hint="eastAsia"/>
        </w:rPr>
        <w:t>中的所有样本</w:t>
      </w:r>
      <w:r w:rsidR="002A0A33">
        <w:rPr>
          <w:rFonts w:hint="eastAsia"/>
        </w:rPr>
        <w:t>。</w:t>
      </w:r>
    </w:p>
    <w:p w14:paraId="032626FD" w14:textId="7E03E775" w:rsidR="00491C6D" w:rsidRPr="00F01288" w:rsidRDefault="00967DB8" w:rsidP="00DF68DF">
      <w:pPr>
        <w:ind w:firstLineChars="200" w:firstLine="420"/>
      </w:pPr>
      <w:r>
        <w:rPr>
          <w:rFonts w:hint="eastAsia"/>
        </w:rPr>
        <w:t>如</w:t>
      </w:r>
      <w:r w:rsidR="006405D5">
        <w:rPr>
          <w:rFonts w:hint="eastAsia"/>
        </w:rPr>
        <w:t>图</w:t>
      </w:r>
      <w:r w:rsidR="006405D5">
        <w:rPr>
          <w:rFonts w:hint="eastAsia"/>
        </w:rPr>
        <w:t>6</w:t>
      </w:r>
      <w:r w:rsidR="006405D5">
        <w:rPr>
          <w:rFonts w:hint="eastAsia"/>
        </w:rPr>
        <w:t>所示</w:t>
      </w:r>
      <w:r w:rsidR="002A0A33">
        <w:rPr>
          <w:rFonts w:hint="eastAsia"/>
        </w:rPr>
        <w:t>，</w:t>
      </w:r>
      <w:r w:rsidR="00B07FA2">
        <w:rPr>
          <w:rFonts w:hint="eastAsia"/>
        </w:rPr>
        <w:t>正例用红色的“</w:t>
      </w:r>
      <w:r w:rsidR="00B07FA2">
        <w:rPr>
          <w:rFonts w:hint="eastAsia"/>
        </w:rPr>
        <w:t>+</w:t>
      </w:r>
      <w:r w:rsidR="00B07FA2">
        <w:rPr>
          <w:rFonts w:hint="eastAsia"/>
        </w:rPr>
        <w:t>”表示，</w:t>
      </w:r>
      <w:proofErr w:type="gramStart"/>
      <w:r w:rsidR="00B07FA2">
        <w:rPr>
          <w:rFonts w:hint="eastAsia"/>
        </w:rPr>
        <w:t>负例用</w:t>
      </w:r>
      <w:proofErr w:type="gramEnd"/>
      <w:r w:rsidR="00B07FA2">
        <w:rPr>
          <w:rFonts w:hint="eastAsia"/>
        </w:rPr>
        <w:t>蓝色的“</w:t>
      </w:r>
      <w:r w:rsidR="00B07FA2">
        <w:rPr>
          <w:rFonts w:hint="eastAsia"/>
        </w:rPr>
        <w:t>-</w:t>
      </w:r>
      <w:r w:rsidR="00B07FA2">
        <w:rPr>
          <w:rFonts w:hint="eastAsia"/>
        </w:rPr>
        <w:t>”表示，超平面用橙色的直线来表示。</w:t>
      </w:r>
      <w:r w:rsidR="00593079">
        <w:rPr>
          <w:rFonts w:hint="eastAsia"/>
        </w:rPr>
        <w:t>感知机的</w:t>
      </w:r>
      <w:r w:rsidR="00B07FA2">
        <w:rPr>
          <w:rFonts w:hint="eastAsia"/>
        </w:rPr>
        <w:t>最终</w:t>
      </w:r>
      <w:r w:rsidR="00593079">
        <w:rPr>
          <w:rFonts w:hint="eastAsia"/>
        </w:rPr>
        <w:t>目的就是通过训练，找到一个可以将正例与正负最好切分的超平面</w:t>
      </w:r>
      <w:r w:rsidR="00B07FA2">
        <w:rPr>
          <w:rFonts w:hint="eastAsia"/>
        </w:rPr>
        <w:t>，即分</w:t>
      </w:r>
      <w:r w:rsidR="00B07FA2">
        <w:rPr>
          <w:rFonts w:hint="eastAsia"/>
        </w:rPr>
        <w:lastRenderedPageBreak/>
        <w:t>类效果最好的超平面</w:t>
      </w:r>
      <w:r w:rsidR="00593079">
        <w:rPr>
          <w:rFonts w:hint="eastAsia"/>
        </w:rPr>
        <w:t>。</w:t>
      </w:r>
    </w:p>
    <w:p w14:paraId="3C65A68F" w14:textId="2C9D7633" w:rsidR="006849C0" w:rsidRDefault="003E08F7" w:rsidP="003E08F7">
      <w:pPr>
        <w:jc w:val="center"/>
      </w:pPr>
      <w:r>
        <w:rPr>
          <w:noProof/>
        </w:rPr>
        <w:drawing>
          <wp:inline distT="0" distB="0" distL="0" distR="0" wp14:anchorId="1C21268E" wp14:editId="5ABF601B">
            <wp:extent cx="2555369" cy="209115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extLst>
                        <a:ext uri="{28A0092B-C50C-407E-A947-70E740481C1C}">
                          <a14:useLocalDpi xmlns:a14="http://schemas.microsoft.com/office/drawing/2010/main" val="0"/>
                        </a:ext>
                      </a:extLst>
                    </a:blip>
                    <a:stretch>
                      <a:fillRect/>
                    </a:stretch>
                  </pic:blipFill>
                  <pic:spPr>
                    <a:xfrm>
                      <a:off x="0" y="0"/>
                      <a:ext cx="2555369" cy="2091159"/>
                    </a:xfrm>
                    <a:prstGeom prst="rect">
                      <a:avLst/>
                    </a:prstGeom>
                  </pic:spPr>
                </pic:pic>
              </a:graphicData>
            </a:graphic>
          </wp:inline>
        </w:drawing>
      </w:r>
    </w:p>
    <w:p w14:paraId="2FCC443E" w14:textId="79C93317" w:rsidR="003E08F7" w:rsidRPr="00494619" w:rsidRDefault="003E08F7" w:rsidP="00886E59">
      <w:pPr>
        <w:spacing w:afterLines="50" w:after="156"/>
        <w:jc w:val="left"/>
        <w:rPr>
          <w:rFonts w:cs="Times New Roman"/>
          <w:sz w:val="18"/>
          <w:szCs w:val="18"/>
        </w:rPr>
      </w:pPr>
      <w:r w:rsidRPr="00886E59">
        <w:rPr>
          <w:rFonts w:cs="Times New Roman" w:hint="eastAsia"/>
          <w:b/>
          <w:bCs/>
          <w:sz w:val="18"/>
          <w:szCs w:val="18"/>
        </w:rPr>
        <w:t>图</w:t>
      </w:r>
      <w:r w:rsidRPr="00886E59">
        <w:rPr>
          <w:rFonts w:cs="Times New Roman" w:hint="eastAsia"/>
          <w:b/>
          <w:bCs/>
          <w:sz w:val="18"/>
          <w:szCs w:val="18"/>
        </w:rPr>
        <w:t>6</w:t>
      </w:r>
      <w:r w:rsidRPr="00494619">
        <w:rPr>
          <w:rFonts w:cs="Times New Roman"/>
          <w:sz w:val="18"/>
          <w:szCs w:val="18"/>
        </w:rPr>
        <w:t xml:space="preserve"> </w:t>
      </w:r>
      <w:r w:rsidRPr="00494619">
        <w:rPr>
          <w:rFonts w:cs="Times New Roman" w:hint="eastAsia"/>
          <w:sz w:val="18"/>
          <w:szCs w:val="18"/>
        </w:rPr>
        <w:t>感知机模型</w:t>
      </w:r>
      <w:r w:rsidR="00B07FA2">
        <w:rPr>
          <w:rFonts w:cs="Times New Roman" w:hint="eastAsia"/>
          <w:sz w:val="18"/>
          <w:szCs w:val="18"/>
        </w:rPr>
        <w:t>。</w:t>
      </w:r>
      <w:r w:rsidR="00B07FA2" w:rsidRPr="00B07FA2">
        <w:rPr>
          <w:rFonts w:cs="Times New Roman" w:hint="eastAsia"/>
          <w:sz w:val="18"/>
          <w:szCs w:val="18"/>
        </w:rPr>
        <w:t>正例用红色的“</w:t>
      </w:r>
      <w:r w:rsidR="00B07FA2" w:rsidRPr="00B07FA2">
        <w:rPr>
          <w:rFonts w:cs="Times New Roman" w:hint="eastAsia"/>
          <w:sz w:val="18"/>
          <w:szCs w:val="18"/>
        </w:rPr>
        <w:t>+</w:t>
      </w:r>
      <w:r w:rsidR="00B07FA2" w:rsidRPr="00B07FA2">
        <w:rPr>
          <w:rFonts w:cs="Times New Roman" w:hint="eastAsia"/>
          <w:sz w:val="18"/>
          <w:szCs w:val="18"/>
        </w:rPr>
        <w:t>”表示，</w:t>
      </w:r>
      <w:proofErr w:type="gramStart"/>
      <w:r w:rsidR="00B07FA2" w:rsidRPr="00B07FA2">
        <w:rPr>
          <w:rFonts w:cs="Times New Roman" w:hint="eastAsia"/>
          <w:sz w:val="18"/>
          <w:szCs w:val="18"/>
        </w:rPr>
        <w:t>负例用</w:t>
      </w:r>
      <w:proofErr w:type="gramEnd"/>
      <w:r w:rsidR="00B07FA2" w:rsidRPr="00B07FA2">
        <w:rPr>
          <w:rFonts w:cs="Times New Roman" w:hint="eastAsia"/>
          <w:sz w:val="18"/>
          <w:szCs w:val="18"/>
        </w:rPr>
        <w:t>蓝色的“</w:t>
      </w:r>
      <w:r w:rsidR="00B07FA2" w:rsidRPr="00B07FA2">
        <w:rPr>
          <w:rFonts w:cs="Times New Roman" w:hint="eastAsia"/>
          <w:sz w:val="18"/>
          <w:szCs w:val="18"/>
        </w:rPr>
        <w:t>-</w:t>
      </w:r>
      <w:r w:rsidR="00B07FA2" w:rsidRPr="00B07FA2">
        <w:rPr>
          <w:rFonts w:cs="Times New Roman" w:hint="eastAsia"/>
          <w:sz w:val="18"/>
          <w:szCs w:val="18"/>
        </w:rPr>
        <w:t>”表示，超平面用橙色的直线来表示</w:t>
      </w:r>
      <w:r w:rsidR="00886E59">
        <w:rPr>
          <w:rFonts w:cs="Times New Roman" w:hint="eastAsia"/>
          <w:sz w:val="18"/>
          <w:szCs w:val="18"/>
        </w:rPr>
        <w:t>。</w:t>
      </w:r>
    </w:p>
    <w:p w14:paraId="149EB17B" w14:textId="3C22E956" w:rsidR="0082327C" w:rsidRPr="000864D3" w:rsidRDefault="0082327C" w:rsidP="000864D3">
      <w:pPr>
        <w:ind w:firstLineChars="200" w:firstLine="420"/>
      </w:pPr>
      <w:r>
        <w:rPr>
          <w:rFonts w:hint="eastAsia"/>
        </w:rPr>
        <w:t>假设有一个</w:t>
      </w:r>
      <w:r w:rsidR="000A4AD7">
        <w:rPr>
          <w:rFonts w:hint="eastAsia"/>
        </w:rPr>
        <w:t>用于</w:t>
      </w:r>
      <w:r>
        <w:rPr>
          <w:rFonts w:hint="eastAsia"/>
        </w:rPr>
        <w:t>训练</w:t>
      </w:r>
      <w:r w:rsidR="000A4AD7">
        <w:rPr>
          <w:rFonts w:hint="eastAsia"/>
        </w:rPr>
        <w:t>的</w:t>
      </w:r>
      <w:r>
        <w:rPr>
          <w:rFonts w:hint="eastAsia"/>
        </w:rPr>
        <w:t>数据集</w:t>
      </w:r>
      <m:oMath>
        <m:r>
          <w:rPr>
            <w:rFonts w:ascii="Cambria Math" w:hAnsi="Cambria Math" w:hint="eastAsia"/>
          </w:rPr>
          <m:t>D</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oMath>
      <w:r>
        <w:rPr>
          <w:rFonts w:hint="eastAsia"/>
        </w:rPr>
        <w:t>，其中，</w:t>
      </w:r>
      <m:oMath>
        <m:sSub>
          <m:sSubPr>
            <m:ctrlPr>
              <w:rPr>
                <w:rFonts w:ascii="Cambria Math" w:hAnsi="Cambria Math"/>
                <w:i/>
              </w:rPr>
            </m:ctrlPr>
          </m:sSubPr>
          <m:e>
            <m:r>
              <m:rPr>
                <m:sty m:val="bi"/>
              </m:rPr>
              <w:rPr>
                <w:rFonts w:ascii="Cambria Math" w:hAnsi="Cambria Math"/>
              </w:rPr>
              <m:t>x</m:t>
            </m:r>
          </m:e>
          <m:sub>
            <m:r>
              <w:rPr>
                <w:rFonts w:ascii="Cambria Math" w:hAnsi="Cambria Math" w:hint="eastAsia"/>
              </w:rPr>
              <m:t>j</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Pr>
          <w:rFonts w:hint="eastAsia"/>
        </w:rPr>
        <w:t>。如果存在某个超平面</w:t>
      </w:r>
      <m:oMath>
        <m:r>
          <w:rPr>
            <w:rFonts w:ascii="Cambria Math" w:hAnsi="Cambria Math"/>
          </w:rPr>
          <m:t xml:space="preserve">S: </m:t>
        </m:r>
        <m:sSup>
          <m:sSupPr>
            <m:ctrlPr>
              <w:rPr>
                <w:rFonts w:ascii="Cambria Math" w:hAnsi="Cambria Math"/>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oMath>
      <w:r>
        <w:rPr>
          <w:rFonts w:hint="eastAsia"/>
        </w:rPr>
        <w:t>，能将正负样本分到</w:t>
      </w:r>
      <m:oMath>
        <m:r>
          <w:rPr>
            <w:rFonts w:ascii="Cambria Math" w:hAnsi="Cambria Math"/>
          </w:rPr>
          <m:t>S</m:t>
        </m:r>
      </m:oMath>
      <w:r>
        <w:rPr>
          <w:rFonts w:hint="eastAsia"/>
        </w:rPr>
        <w:t>两侧，则说明数据集可分。</w:t>
      </w:r>
      <w:proofErr w:type="gramStart"/>
      <w:r>
        <w:rPr>
          <w:rFonts w:hint="eastAsia"/>
        </w:rPr>
        <w:t>我们将误分类</w:t>
      </w:r>
      <w:proofErr w:type="gramEnd"/>
      <w:r>
        <w:rPr>
          <w:rFonts w:hint="eastAsia"/>
        </w:rPr>
        <w:t>的点</w:t>
      </w:r>
      <w:r w:rsidR="00CE329E">
        <w:rPr>
          <w:rFonts w:hint="eastAsia"/>
        </w:rPr>
        <w:t>定义为</w:t>
      </w:r>
      <w:r>
        <w:rPr>
          <w:rFonts w:hint="eastAsia"/>
        </w:rPr>
        <w:t>数据集</w:t>
      </w:r>
      <m:oMath>
        <m:r>
          <w:rPr>
            <w:rFonts w:ascii="Cambria Math" w:hAnsi="Cambria Math"/>
          </w:rPr>
          <m:t>M</m:t>
        </m:r>
      </m:oMath>
      <w:r>
        <w:rPr>
          <w:rFonts w:hint="eastAsia"/>
        </w:rPr>
        <w:t>，损失函数</w:t>
      </w:r>
      <w:r w:rsidR="00491C6D">
        <w:rPr>
          <w:rFonts w:hint="eastAsia"/>
        </w:rPr>
        <w:t>可以理解为误分类的点</w:t>
      </w:r>
      <w:r w:rsidR="00DF05FD">
        <w:rPr>
          <w:rFonts w:hint="eastAsia"/>
        </w:rPr>
        <w:t>偏离超平面的距离和</w:t>
      </w:r>
      <w:r w:rsidR="00CE329E">
        <w:rPr>
          <w:rFonts w:hint="eastAsia"/>
        </w:rPr>
        <w:t>，以此找到合适的超平面，即总距离最小的超平面。</w:t>
      </w:r>
    </w:p>
    <w:p w14:paraId="37B15F1D" w14:textId="3E509AAA" w:rsidR="00CE329E" w:rsidRDefault="00CE329E" w:rsidP="006D313B">
      <w:pPr>
        <w:ind w:firstLineChars="200" w:firstLine="420"/>
      </w:pPr>
      <w:r>
        <w:rPr>
          <w:rFonts w:hint="eastAsia"/>
        </w:rPr>
        <w:t>样本点</w:t>
      </w:r>
      <m:oMath>
        <m:sSub>
          <m:sSubPr>
            <m:ctrlPr>
              <w:rPr>
                <w:rFonts w:ascii="Cambria Math" w:hAnsi="Cambria Math"/>
                <w:i/>
              </w:rPr>
            </m:ctrlPr>
          </m:sSubPr>
          <m:e>
            <m:r>
              <m:rPr>
                <m:sty m:val="bi"/>
              </m:rPr>
              <w:rPr>
                <w:rFonts w:ascii="Cambria Math" w:hAnsi="Cambria Math"/>
              </w:rPr>
              <m:t>x</m:t>
            </m:r>
          </m:e>
          <m:sub>
            <m:r>
              <w:rPr>
                <w:rFonts w:ascii="Cambria Math" w:hAnsi="Cambria Math" w:hint="eastAsia"/>
              </w:rPr>
              <m:t>j</m:t>
            </m:r>
          </m:sub>
        </m:sSub>
      </m:oMath>
      <w:r>
        <w:rPr>
          <w:rFonts w:hint="eastAsia"/>
        </w:rPr>
        <w:t>到超平面</w:t>
      </w:r>
      <m:oMath>
        <m:r>
          <w:rPr>
            <w:rFonts w:ascii="Cambria Math" w:hAnsi="Cambria Math"/>
          </w:rPr>
          <m:t>S</m:t>
        </m:r>
      </m:oMath>
      <w:r>
        <w:rPr>
          <w:rFonts w:hint="eastAsia"/>
        </w:rPr>
        <w:t>的距离</w:t>
      </w:r>
      <w:r w:rsidR="002670E3">
        <w:rPr>
          <w:rFonts w:hint="eastAsia"/>
        </w:rPr>
        <w:t>定义为：</w:t>
      </w:r>
    </w:p>
    <w:p w14:paraId="43E5C913" w14:textId="73F8FDB1" w:rsidR="00CE329E" w:rsidRPr="0050506A" w:rsidRDefault="00000000" w:rsidP="00CE329E">
      <m:oMathPara>
        <m:oMath>
          <m:eqArr>
            <m:eqArrPr>
              <m:maxDist m:val="1"/>
              <m:ctrlPr>
                <w:rPr>
                  <w:rFonts w:ascii="Cambria Math" w:hAnsi="Cambria Math" w:cs="Times New Roman"/>
                  <w:i/>
                </w:rPr>
              </m:ctrlPr>
            </m:eqArrPr>
            <m:e>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r>
                        <m:rPr>
                          <m:sty m:val="bi"/>
                        </m:rPr>
                        <w:rPr>
                          <w:rFonts w:ascii="Cambria Math" w:hAnsi="Cambria Math" w:cs="Times New Roman"/>
                        </w:rPr>
                        <m:t>w</m:t>
                      </m:r>
                    </m:e>
                  </m:d>
                </m:den>
              </m:f>
              <m:d>
                <m:dPr>
                  <m:begChr m:val="|"/>
                  <m:endChr m:val="|"/>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+b</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2-1</m:t>
                  </m:r>
                </m:e>
              </m:d>
            </m:e>
          </m:eqArr>
        </m:oMath>
      </m:oMathPara>
    </w:p>
    <w:p w14:paraId="106A885D" w14:textId="5F7A7798" w:rsidR="0050506A" w:rsidRDefault="00A52DDD" w:rsidP="007355ED">
      <w:pPr>
        <w:ind w:firstLineChars="200" w:firstLine="420"/>
      </w:pPr>
      <w:r>
        <w:rPr>
          <w:rFonts w:hint="eastAsia"/>
        </w:rPr>
        <w:t>数据集中误分类点满足的条件</w:t>
      </w:r>
      <w:r w:rsidR="002670E3">
        <w:rPr>
          <w:rFonts w:hint="eastAsia"/>
        </w:rPr>
        <w:t>是：</w:t>
      </w:r>
    </w:p>
    <w:p w14:paraId="21C70715" w14:textId="7654CB79" w:rsidR="00A52DDD" w:rsidRPr="00A52DDD" w:rsidRDefault="00000000" w:rsidP="00A52DDD">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p>
                    <m:sSupPr>
                      <m:ctrlPr>
                        <w:rPr>
                          <w:rFonts w:ascii="Cambria Math" w:hAnsi="Cambria Math" w:cs="Times New Roman"/>
                          <w:i/>
                        </w:rPr>
                      </m:ctrlPr>
                    </m:sSupPr>
                    <m:e>
                      <m:r>
                        <m:rPr>
                          <m:sty m:val="bi"/>
                        </m:rP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+b</m:t>
                  </m:r>
                </m:e>
              </m:d>
              <m:r>
                <w:rPr>
                  <w:rFonts w:ascii="Cambria Math" w:hAnsi="Cambria Math"/>
                </w:rPr>
                <m:t>&gt;0.#</m:t>
              </m:r>
              <m:d>
                <m:dPr>
                  <m:ctrlPr>
                    <w:rPr>
                      <w:rFonts w:ascii="Cambria Math" w:hAnsi="Cambria Math"/>
                      <w:i/>
                    </w:rPr>
                  </m:ctrlPr>
                </m:dPr>
                <m:e>
                  <m:r>
                    <w:rPr>
                      <w:rFonts w:ascii="Cambria Math" w:hAnsi="Cambria Math"/>
                    </w:rPr>
                    <m:t>2-2</m:t>
                  </m:r>
                </m:e>
              </m:d>
            </m:e>
          </m:eqArr>
        </m:oMath>
      </m:oMathPara>
    </w:p>
    <w:p w14:paraId="29552D34" w14:textId="773400F2" w:rsidR="00A52DDD" w:rsidRDefault="00A52DDD" w:rsidP="006D313B">
      <w:pPr>
        <w:ind w:firstLineChars="200" w:firstLine="420"/>
      </w:pPr>
      <w:proofErr w:type="gramStart"/>
      <w:r>
        <w:rPr>
          <w:rFonts w:hint="eastAsia"/>
        </w:rPr>
        <w:t>所有误</w:t>
      </w:r>
      <w:proofErr w:type="gramEnd"/>
      <w:r>
        <w:rPr>
          <w:rFonts w:hint="eastAsia"/>
        </w:rPr>
        <w:t>分类点到超平面</w:t>
      </w:r>
      <w:r>
        <w:t>S</w:t>
      </w:r>
      <w:r>
        <w:rPr>
          <w:rFonts w:hint="eastAsia"/>
        </w:rPr>
        <w:t>的总距离</w:t>
      </w:r>
      <w:r w:rsidR="009F6FBF">
        <w:rPr>
          <w:rFonts w:hint="eastAsia"/>
        </w:rPr>
        <w:t>定义为：</w:t>
      </w:r>
    </w:p>
    <w:p w14:paraId="5990651C" w14:textId="563E041F" w:rsidR="00A52DDD" w:rsidRPr="00B27091" w:rsidRDefault="00000000" w:rsidP="00A52DDD">
      <m:oMathPara>
        <m:oMath>
          <m:eqArr>
            <m:eqArrPr>
              <m:maxDist m:val="1"/>
              <m:ctrlPr>
                <w:rPr>
                  <w:rFonts w:ascii="Cambria Math" w:hAnsi="Cambria Math" w:cs="Times New Roman"/>
                  <w:i/>
                </w:rPr>
              </m:ctrlPr>
            </m:eqArrPr>
            <m:e>
              <m:r>
                <w:rPr>
                  <w:rFonts w:ascii="Cambria Math" w:hAnsi="Cambria Math" w:hint="eastAsia"/>
                </w:rPr>
                <m:t>d</m:t>
              </m:r>
              <m:r>
                <w:rPr>
                  <w:rFonts w:ascii="Cambria Math" w:hAnsi="Cambria Math"/>
                </w:rPr>
                <m:t>=-</m:t>
              </m:r>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r>
                        <m:rPr>
                          <m:sty m:val="bi"/>
                        </m:rPr>
                        <w:rPr>
                          <w:rFonts w:ascii="Cambria Math" w:hAnsi="Cambria Math" w:cs="Times New Roman"/>
                        </w:rPr>
                        <m:t>w</m:t>
                      </m:r>
                    </m:e>
                  </m:d>
                </m:den>
              </m:f>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∈M</m:t>
                  </m:r>
                </m:sub>
                <m:sup/>
                <m:e>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p>
                        <m:sSupPr>
                          <m:ctrlPr>
                            <w:rPr>
                              <w:rFonts w:ascii="Cambria Math" w:hAnsi="Cambria Math" w:cs="Times New Roman"/>
                              <w:i/>
                            </w:rPr>
                          </m:ctrlPr>
                        </m:sSupPr>
                        <m:e>
                          <m:r>
                            <m:rPr>
                              <m:sty m:val="bi"/>
                            </m:rP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+b</m:t>
                      </m:r>
                    </m:e>
                  </m:d>
                </m:e>
              </m:nary>
              <m:r>
                <w:rPr>
                  <w:rFonts w:ascii="Cambria Math" w:hAnsi="Cambria Math"/>
                </w:rPr>
                <m:t>.#</m:t>
              </m:r>
              <m:d>
                <m:dPr>
                  <m:ctrlPr>
                    <w:rPr>
                      <w:rFonts w:ascii="Cambria Math" w:hAnsi="Cambria Math" w:cs="Times New Roman"/>
                      <w:i/>
                    </w:rPr>
                  </m:ctrlPr>
                </m:dPr>
                <m:e>
                  <m:r>
                    <w:rPr>
                      <w:rFonts w:ascii="Cambria Math" w:hAnsi="Cambria Math" w:cs="Times New Roman"/>
                    </w:rPr>
                    <m:t>2-3</m:t>
                  </m:r>
                </m:e>
              </m:d>
              <m:ctrlPr>
                <w:rPr>
                  <w:rFonts w:ascii="Cambria Math" w:hAnsi="Cambria Math"/>
                  <w:i/>
                </w:rPr>
              </m:ctrlPr>
            </m:e>
          </m:eqArr>
        </m:oMath>
      </m:oMathPara>
    </w:p>
    <w:p w14:paraId="7E871C3C" w14:textId="3F2EB639" w:rsidR="00B27091" w:rsidRDefault="00A909DE" w:rsidP="006D313B">
      <w:pPr>
        <w:ind w:firstLineChars="200" w:firstLine="420"/>
      </w:pPr>
      <w:r>
        <w:rPr>
          <w:rFonts w:hint="eastAsia"/>
        </w:rPr>
        <w:t>由此感知机的损失函数</w:t>
      </w:r>
      <w:r w:rsidR="00C4138A">
        <w:rPr>
          <w:rFonts w:hint="eastAsia"/>
        </w:rPr>
        <w:t>：</w:t>
      </w:r>
    </w:p>
    <w:p w14:paraId="1E477D17" w14:textId="4D0BC7F0" w:rsidR="00A909DE" w:rsidRPr="00A909DE" w:rsidRDefault="00000000" w:rsidP="00A52DDD">
      <m:oMathPara>
        <m:oMath>
          <m:eqArr>
            <m:eqArrPr>
              <m:maxDist m:val="1"/>
              <m:ctrlPr>
                <w:rPr>
                  <w:rFonts w:ascii="Cambria Math" w:hAnsi="Cambria Math" w:cs="Times New Roman"/>
                  <w:i/>
                </w:rPr>
              </m:ctrlPr>
            </m:eqArrPr>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 b</m:t>
                  </m:r>
                </m:e>
              </m:d>
              <m:r>
                <w:rPr>
                  <w:rFonts w:ascii="Cambria Math" w:hAnsi="Cambria Math"/>
                </w:rPr>
                <m:t>=-</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∈M</m:t>
                  </m:r>
                </m:sub>
                <m:sup/>
                <m:e>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sSup>
                        <m:sSupPr>
                          <m:ctrlPr>
                            <w:rPr>
                              <w:rFonts w:ascii="Cambria Math" w:hAnsi="Cambria Math" w:cs="Times New Roman"/>
                              <w:i/>
                            </w:rPr>
                          </m:ctrlPr>
                        </m:sSupPr>
                        <m:e>
                          <m:r>
                            <m:rPr>
                              <m:sty m:val="bi"/>
                            </m:rPr>
                            <w:rPr>
                              <w:rFonts w:ascii="Cambria Math" w:hAnsi="Cambria Math" w:cs="Times New Roman"/>
                            </w:rPr>
                            <m:t>w</m:t>
                          </m:r>
                        </m:e>
                        <m:sup>
                          <m:r>
                            <w:rPr>
                              <w:rFonts w:ascii="Cambria Math" w:hAnsi="Cambria Math" w:cs="Times New Roman"/>
                            </w:rPr>
                            <m:t>T</m:t>
                          </m:r>
                        </m:sup>
                      </m:sSup>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+b</m:t>
                      </m:r>
                    </m:e>
                  </m:d>
                </m:e>
              </m:nary>
              <m:r>
                <w:rPr>
                  <w:rFonts w:ascii="Cambria Math" w:hAnsi="Cambria Math"/>
                </w:rPr>
                <m:t>.#</m:t>
              </m:r>
              <m:d>
                <m:dPr>
                  <m:ctrlPr>
                    <w:rPr>
                      <w:rFonts w:ascii="Cambria Math" w:hAnsi="Cambria Math" w:cs="Times New Roman"/>
                      <w:i/>
                    </w:rPr>
                  </m:ctrlPr>
                </m:dPr>
                <m:e>
                  <m:r>
                    <w:rPr>
                      <w:rFonts w:ascii="Cambria Math" w:hAnsi="Cambria Math" w:cs="Times New Roman"/>
                    </w:rPr>
                    <m:t>2-4</m:t>
                  </m:r>
                </m:e>
              </m:d>
              <m:ctrlPr>
                <w:rPr>
                  <w:rFonts w:ascii="Cambria Math" w:hAnsi="Cambria Math"/>
                  <w:i/>
                </w:rPr>
              </m:ctrlPr>
            </m:e>
          </m:eqArr>
        </m:oMath>
      </m:oMathPara>
    </w:p>
    <w:p w14:paraId="02FB33B7" w14:textId="3BB4E5A8" w:rsidR="00A909DE" w:rsidRDefault="00ED5B73" w:rsidP="006D313B">
      <w:pPr>
        <w:ind w:firstLineChars="200" w:firstLine="420"/>
      </w:pPr>
      <w:r>
        <w:rPr>
          <w:rFonts w:hint="eastAsia"/>
        </w:rPr>
        <w:t>对于此类损失函数极小化的最优化问题，</w:t>
      </w:r>
      <w:r w:rsidR="009C03DE">
        <w:rPr>
          <w:rFonts w:hint="eastAsia"/>
        </w:rPr>
        <w:t>我们通常可以使</w:t>
      </w:r>
      <w:r>
        <w:rPr>
          <w:rFonts w:hint="eastAsia"/>
        </w:rPr>
        <w:t>用随机梯度下降法</w:t>
      </w:r>
      <w:r w:rsidR="009C03DE">
        <w:rPr>
          <w:rFonts w:hint="eastAsia"/>
        </w:rPr>
        <w:t>来对</w:t>
      </w:r>
      <w:r>
        <w:rPr>
          <w:rFonts w:hint="eastAsia"/>
        </w:rPr>
        <w:t>模型参数</w:t>
      </w:r>
      <m:oMath>
        <m:r>
          <m:rPr>
            <m:sty m:val="p"/>
          </m:rPr>
          <w:rPr>
            <w:rFonts w:ascii="Cambria Math" w:hAnsi="Cambria Math"/>
          </w:rPr>
          <m:t>(</m:t>
        </m:r>
        <m:r>
          <m:rPr>
            <m:sty m:val="bi"/>
          </m:rPr>
          <w:rPr>
            <w:rFonts w:ascii="Cambria Math" w:hAnsi="Cambria Math"/>
          </w:rPr>
          <m:t>w</m:t>
        </m:r>
        <m:r>
          <m:rPr>
            <m:sty m:val="p"/>
          </m:rPr>
          <w:rPr>
            <w:rFonts w:ascii="Cambria Math" w:hAnsi="Cambria Math"/>
          </w:rPr>
          <m:t>,</m:t>
        </m:r>
        <m:r>
          <w:rPr>
            <w:rFonts w:ascii="Cambria Math" w:hAnsi="Cambria Math"/>
          </w:rPr>
          <m:t>b</m:t>
        </m:r>
        <m:r>
          <m:rPr>
            <m:sty m:val="p"/>
          </m:rPr>
          <w:rPr>
            <w:rFonts w:ascii="Cambria Math" w:hAnsi="Cambria Math"/>
          </w:rPr>
          <m:t>)</m:t>
        </m:r>
      </m:oMath>
      <w:r w:rsidR="009C03DE">
        <w:rPr>
          <w:rFonts w:hint="eastAsia"/>
        </w:rPr>
        <w:t>进行更新</w:t>
      </w:r>
      <w:r>
        <w:rPr>
          <w:rFonts w:hint="eastAsia"/>
        </w:rPr>
        <w:t>。</w:t>
      </w:r>
      <w:r w:rsidR="003D3A76">
        <w:rPr>
          <w:rFonts w:hint="eastAsia"/>
        </w:rPr>
        <w:t>有如下公式：</w:t>
      </w:r>
    </w:p>
    <w:p w14:paraId="3553EA1F" w14:textId="3DD2A5E4" w:rsidR="00ED5B73" w:rsidRPr="00A909DE" w:rsidRDefault="00000000" w:rsidP="00A52DDD">
      <m:oMathPara>
        <m:oMath>
          <m:eqArr>
            <m:eqArrPr>
              <m:maxDist m:val="1"/>
              <m:ctrlPr>
                <w:rPr>
                  <w:rFonts w:ascii="Cambria Math" w:hAnsi="Cambria Math" w:cs="Times New Roman"/>
                  <w:i/>
                </w:rPr>
              </m:ctrlPr>
            </m:eqArrPr>
            <m:e>
              <m:sSub>
                <m:sSubPr>
                  <m:ctrlPr>
                    <w:rPr>
                      <w:rFonts w:ascii="Cambria Math" w:hAnsi="Cambria Math"/>
                      <w:i/>
                    </w:rPr>
                  </m:ctrlPr>
                </m:sSubPr>
                <m:e>
                  <m:r>
                    <m:rPr>
                      <m:sty m:val="p"/>
                    </m:rPr>
                    <w:rPr>
                      <w:rFonts w:ascii="Cambria Math" w:hAnsi="Cambria Math"/>
                    </w:rPr>
                    <m:t>∇</m:t>
                  </m:r>
                </m:e>
                <m:sub>
                  <m:r>
                    <m:rPr>
                      <m:sty m:val="bi"/>
                    </m:rPr>
                    <w:rPr>
                      <w:rFonts w:ascii="Cambria Math" w:hAnsi="Cambria Math" w:hint="eastAsia"/>
                    </w:rPr>
                    <m:t>w</m:t>
                  </m:r>
                </m:sub>
              </m:sSub>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 b</m:t>
                  </m:r>
                </m:e>
              </m:d>
              <m:r>
                <w:rPr>
                  <w:rFonts w:ascii="Cambria Math" w:hAnsi="Cambria Math"/>
                </w:rPr>
                <m:t>=-</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∈M</m:t>
                  </m:r>
                </m:sub>
                <m:sup/>
                <m:e>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e>
              </m:nary>
              <m:r>
                <w:rPr>
                  <w:rFonts w:ascii="Cambria Math" w:hAnsi="Cambria Math"/>
                </w:rPr>
                <m:t>,#</m:t>
              </m:r>
              <m:d>
                <m:dPr>
                  <m:ctrlPr>
                    <w:rPr>
                      <w:rFonts w:ascii="Cambria Math" w:hAnsi="Cambria Math" w:cs="Times New Roman"/>
                      <w:i/>
                    </w:rPr>
                  </m:ctrlPr>
                </m:dPr>
                <m:e>
                  <m:r>
                    <w:rPr>
                      <w:rFonts w:ascii="Cambria Math" w:hAnsi="Cambria Math" w:cs="Times New Roman"/>
                    </w:rPr>
                    <m:t>2-5</m:t>
                  </m:r>
                </m:e>
              </m:d>
              <m:ctrlPr>
                <w:rPr>
                  <w:rFonts w:ascii="Cambria Math" w:hAnsi="Cambria Math"/>
                  <w:i/>
                </w:rPr>
              </m:ctrlPr>
            </m:e>
          </m:eqArr>
        </m:oMath>
      </m:oMathPara>
    </w:p>
    <w:p w14:paraId="64CFE504" w14:textId="522566F6" w:rsidR="00B27091" w:rsidRPr="00B27091" w:rsidRDefault="00000000" w:rsidP="00A52DDD">
      <m:oMathPara>
        <m:oMath>
          <m:eqArr>
            <m:eqArrPr>
              <m:maxDist m:val="1"/>
              <m:ctrlPr>
                <w:rPr>
                  <w:rFonts w:ascii="Cambria Math" w:hAnsi="Cambria Math" w:cs="Times New Roman"/>
                  <w:i/>
                </w:rPr>
              </m:ctrlPr>
            </m:eqArrPr>
            <m:e>
              <m:r>
                <m:rPr>
                  <m:sty m:val="bi"/>
                </m:rPr>
                <w:rPr>
                  <w:rFonts w:ascii="Cambria Math" w:hAnsi="Cambria Math"/>
                </w:rPr>
                <m:t>w←w</m:t>
              </m:r>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rPr>
                <m:t>,#</m:t>
              </m:r>
              <m:d>
                <m:dPr>
                  <m:ctrlPr>
                    <w:rPr>
                      <w:rFonts w:ascii="Cambria Math" w:hAnsi="Cambria Math" w:cs="Times New Roman"/>
                      <w:i/>
                    </w:rPr>
                  </m:ctrlPr>
                </m:dPr>
                <m:e>
                  <m:r>
                    <w:rPr>
                      <w:rFonts w:ascii="Cambria Math" w:hAnsi="Cambria Math" w:cs="Times New Roman"/>
                    </w:rPr>
                    <m:t>2-6</m:t>
                  </m:r>
                </m:e>
              </m:d>
              <m:ctrlPr>
                <w:rPr>
                  <w:rFonts w:ascii="Cambria Math" w:hAnsi="Cambria Math"/>
                  <w:i/>
                </w:rPr>
              </m:ctrlPr>
            </m:e>
          </m:eqArr>
        </m:oMath>
      </m:oMathPara>
    </w:p>
    <w:p w14:paraId="1D19D778" w14:textId="122D3D1C" w:rsidR="00B27091" w:rsidRPr="00FD0275" w:rsidRDefault="00000000" w:rsidP="00A52DDD">
      <m:oMathPara>
        <m:oMath>
          <m:eqArr>
            <m:eqArrPr>
              <m:maxDist m:val="1"/>
              <m:ctrlPr>
                <w:rPr>
                  <w:rFonts w:ascii="Cambria Math" w:hAnsi="Cambria Math" w:cs="Times New Roman"/>
                  <w:i/>
                </w:rPr>
              </m:ctrlPr>
            </m:eqArrPr>
            <m:e>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 b</m:t>
                  </m:r>
                </m:e>
              </m:d>
              <m:r>
                <w:rPr>
                  <w:rFonts w:ascii="Cambria Math" w:hAnsi="Cambria Math"/>
                </w:rPr>
                <m:t>=-</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j</m:t>
                      </m:r>
                    </m:sub>
                  </m:sSub>
                  <m:r>
                    <w:rPr>
                      <w:rFonts w:ascii="Cambria Math" w:hAnsi="Cambria Math" w:cs="Times New Roman"/>
                    </w:rPr>
                    <m:t>∈M</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d>
                <m:dPr>
                  <m:ctrlPr>
                    <w:rPr>
                      <w:rFonts w:ascii="Cambria Math" w:hAnsi="Cambria Math" w:cs="Times New Roman"/>
                      <w:i/>
                    </w:rPr>
                  </m:ctrlPr>
                </m:dPr>
                <m:e>
                  <m:r>
                    <w:rPr>
                      <w:rFonts w:ascii="Cambria Math" w:hAnsi="Cambria Math" w:cs="Times New Roman"/>
                    </w:rPr>
                    <m:t>2-7</m:t>
                  </m:r>
                </m:e>
              </m:d>
              <m:ctrlPr>
                <w:rPr>
                  <w:rFonts w:ascii="Cambria Math" w:hAnsi="Cambria Math"/>
                  <w:i/>
                </w:rPr>
              </m:ctrlPr>
            </m:e>
          </m:eqArr>
        </m:oMath>
      </m:oMathPara>
    </w:p>
    <w:p w14:paraId="6A0EC68E" w14:textId="7374C9A6" w:rsidR="00FD0275" w:rsidRPr="000B217D" w:rsidRDefault="00000000" w:rsidP="00A52DDD">
      <m:oMathPara>
        <m:oMathParaPr>
          <m:jc m:val="center"/>
        </m:oMathParaPr>
        <m:oMath>
          <m:eqArr>
            <m:eqArrPr>
              <m:maxDist m:val="1"/>
              <m:ctrlPr>
                <w:rPr>
                  <w:rFonts w:ascii="Cambria Math" w:eastAsia="黑体" w:hAnsi="Cambria Math" w:cs="Times New Roman"/>
                  <w:i/>
                </w:rPr>
              </m:ctrlPr>
            </m:eqArrPr>
            <m:e>
              <m:r>
                <w:rPr>
                  <w:rFonts w:ascii="Cambria Math" w:eastAsia="黑体" w:hAnsi="Cambria Math"/>
                </w:rPr>
                <m:t>b</m:t>
              </m:r>
              <m:r>
                <m:rPr>
                  <m:sty m:val="bi"/>
                </m:rPr>
                <w:rPr>
                  <w:rFonts w:ascii="Cambria Math" w:eastAsia="黑体" w:hAnsi="Cambria Math"/>
                </w:rPr>
                <m:t>←</m:t>
              </m:r>
              <m:r>
                <w:rPr>
                  <w:rFonts w:ascii="Cambria Math" w:eastAsia="黑体" w:hAnsi="Cambria Math"/>
                </w:rPr>
                <m:t>b+α</m:t>
              </m:r>
              <m:sSub>
                <m:sSubPr>
                  <m:ctrlPr>
                    <w:rPr>
                      <w:rFonts w:ascii="Cambria Math" w:eastAsia="黑体" w:hAnsi="Cambria Math"/>
                      <w:i/>
                    </w:rPr>
                  </m:ctrlPr>
                </m:sSubPr>
                <m:e>
                  <m:r>
                    <w:rPr>
                      <w:rFonts w:ascii="Cambria Math" w:eastAsia="黑体" w:hAnsi="Cambria Math"/>
                    </w:rPr>
                    <m:t>y</m:t>
                  </m:r>
                </m:e>
                <m:sub>
                  <m:r>
                    <w:rPr>
                      <w:rFonts w:ascii="Cambria Math" w:eastAsia="黑体" w:hAnsi="Cambria Math"/>
                    </w:rPr>
                    <m:t>j</m:t>
                  </m:r>
                </m:sub>
              </m:sSub>
              <m:r>
                <w:rPr>
                  <w:rFonts w:ascii="Cambria Math" w:eastAsia="黑体" w:hAnsi="Cambria Math"/>
                </w:rPr>
                <m:t>.#</m:t>
              </m:r>
              <m:d>
                <m:dPr>
                  <m:ctrlPr>
                    <w:rPr>
                      <w:rFonts w:ascii="Cambria Math" w:eastAsia="黑体" w:hAnsi="Cambria Math" w:cs="Times New Roman"/>
                      <w:i/>
                    </w:rPr>
                  </m:ctrlPr>
                </m:dPr>
                <m:e>
                  <m:r>
                    <w:rPr>
                      <w:rFonts w:ascii="Cambria Math" w:eastAsia="黑体" w:hAnsi="Cambria Math" w:cs="Times New Roman"/>
                    </w:rPr>
                    <m:t>2-8</m:t>
                  </m:r>
                </m:e>
              </m:d>
              <m:ctrlPr>
                <w:rPr>
                  <w:rFonts w:ascii="Cambria Math" w:eastAsia="黑体" w:hAnsi="Cambria Math"/>
                  <w:i/>
                </w:rPr>
              </m:ctrlPr>
            </m:e>
          </m:eqArr>
        </m:oMath>
      </m:oMathPara>
    </w:p>
    <w:p w14:paraId="24AFEE4B" w14:textId="66D5A222" w:rsidR="00B27091" w:rsidRDefault="00B558BB" w:rsidP="006D313B">
      <w:pPr>
        <w:ind w:firstLineChars="200" w:firstLine="420"/>
      </w:pPr>
      <w:r>
        <w:rPr>
          <w:rFonts w:hint="eastAsia"/>
        </w:rPr>
        <w:t>对于</w:t>
      </w:r>
      <w:r w:rsidR="000B217D">
        <w:rPr>
          <w:rFonts w:hint="eastAsia"/>
        </w:rPr>
        <w:t>误分类的点</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hint="eastAsia"/>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w:r>
        <w:rPr>
          <w:rFonts w:hint="eastAsia"/>
        </w:rPr>
        <w:t>，我们采取随机选择的策略，以</w:t>
      </w:r>
      <m:oMath>
        <m:r>
          <w:rPr>
            <w:rFonts w:ascii="Cambria Math" w:hAnsi="Cambria Math"/>
          </w:rPr>
          <m:t>α</m:t>
        </m:r>
      </m:oMath>
      <w:r>
        <w:rPr>
          <w:rFonts w:hint="eastAsia"/>
        </w:rPr>
        <w:t>为步长</w:t>
      </w:r>
      <w:r w:rsidR="000B217D">
        <w:rPr>
          <w:rFonts w:hint="eastAsia"/>
        </w:rPr>
        <w:t>对</w:t>
      </w:r>
      <m:oMath>
        <m:r>
          <m:rPr>
            <m:sty m:val="bi"/>
          </m:rPr>
          <w:rPr>
            <w:rFonts w:ascii="Cambria Math" w:hAnsi="Cambria Math"/>
          </w:rPr>
          <m:t>w</m:t>
        </m:r>
        <m:r>
          <w:rPr>
            <w:rFonts w:ascii="Cambria Math" w:hAnsi="Cambria Math"/>
          </w:rPr>
          <m:t>, b</m:t>
        </m:r>
      </m:oMath>
      <w:r w:rsidR="000A1EC5">
        <w:rPr>
          <w:rFonts w:hint="eastAsia"/>
        </w:rPr>
        <w:t>执</w:t>
      </w:r>
      <w:r w:rsidR="00A93571">
        <w:rPr>
          <w:rFonts w:hint="eastAsia"/>
        </w:rPr>
        <w:t>行更新，</w:t>
      </w:r>
      <w:r w:rsidR="00D73E74">
        <w:rPr>
          <w:rFonts w:hint="eastAsia"/>
        </w:rPr>
        <w:t>每经过一次迭代，损失函数</w:t>
      </w:r>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 b</m:t>
            </m:r>
          </m:e>
        </m:d>
      </m:oMath>
      <w:r w:rsidR="00D73E74">
        <w:rPr>
          <w:rFonts w:hint="eastAsia"/>
        </w:rPr>
        <w:t>的值就会减少，以此不断的迭代，一直到损失函数的值为</w:t>
      </w:r>
      <w:r w:rsidR="00D73E74">
        <w:rPr>
          <w:rFonts w:hint="eastAsia"/>
        </w:rPr>
        <w:t>0</w:t>
      </w:r>
      <w:r w:rsidR="00D73E74">
        <w:rPr>
          <w:rFonts w:hint="eastAsia"/>
        </w:rPr>
        <w:t>或者满足精度要求，模型训练结束</w:t>
      </w:r>
      <w:r w:rsidR="00A93571">
        <w:rPr>
          <w:rFonts w:hint="eastAsia"/>
        </w:rPr>
        <w:t>。</w:t>
      </w:r>
    </w:p>
    <w:p w14:paraId="24A4B586" w14:textId="4E9146A4" w:rsidR="00A93571" w:rsidRDefault="009F7CEF" w:rsidP="006D313B">
      <w:pPr>
        <w:ind w:firstLineChars="200" w:firstLine="420"/>
      </w:pPr>
      <w:r w:rsidRPr="008B322D">
        <w:rPr>
          <w:rFonts w:hint="eastAsia"/>
        </w:rPr>
        <w:lastRenderedPageBreak/>
        <w:t>人工神经网络模型</w:t>
      </w:r>
      <w:r w:rsidR="00C4138A">
        <w:rPr>
          <w:rFonts w:hint="eastAsia"/>
        </w:rPr>
        <w:t>简单来说</w:t>
      </w:r>
      <w:r>
        <w:rPr>
          <w:rFonts w:hint="eastAsia"/>
        </w:rPr>
        <w:t>就是</w:t>
      </w:r>
      <w:r w:rsidR="0089581F">
        <w:rPr>
          <w:rFonts w:hint="eastAsia"/>
        </w:rPr>
        <w:t>将</w:t>
      </w:r>
      <w:r>
        <w:rPr>
          <w:rFonts w:hint="eastAsia"/>
        </w:rPr>
        <w:t>很多个</w:t>
      </w:r>
      <w:r w:rsidR="0089581F">
        <w:rPr>
          <w:rFonts w:hint="eastAsia"/>
        </w:rPr>
        <w:t>神经元</w:t>
      </w:r>
      <w:r w:rsidR="00FC1A44">
        <w:rPr>
          <w:rFonts w:hint="eastAsia"/>
        </w:rPr>
        <w:t>模型</w:t>
      </w:r>
      <w:r>
        <w:rPr>
          <w:rFonts w:hint="eastAsia"/>
        </w:rPr>
        <w:t>组合起来</w:t>
      </w:r>
      <w:r w:rsidR="0089581F">
        <w:rPr>
          <w:rFonts w:hint="eastAsia"/>
        </w:rPr>
        <w:t>，</w:t>
      </w:r>
      <w:r>
        <w:rPr>
          <w:rFonts w:hint="eastAsia"/>
        </w:rPr>
        <w:t>不同的是，在连接的时候可以使用</w:t>
      </w:r>
      <w:r w:rsidR="0089581F">
        <w:rPr>
          <w:rFonts w:hint="eastAsia"/>
        </w:rPr>
        <w:t>不同的方法</w:t>
      </w:r>
      <w:r>
        <w:rPr>
          <w:rFonts w:hint="eastAsia"/>
        </w:rPr>
        <w:t>，采用不同的激活函数</w:t>
      </w:r>
      <w:r w:rsidR="008B322D" w:rsidRPr="008B322D">
        <w:rPr>
          <w:rFonts w:hint="eastAsia"/>
        </w:rPr>
        <w:t>。</w:t>
      </w:r>
      <w:r>
        <w:rPr>
          <w:rFonts w:hint="eastAsia"/>
        </w:rPr>
        <w:t>可以这样理解，</w:t>
      </w:r>
      <w:r w:rsidR="00280EFE">
        <w:rPr>
          <w:rFonts w:hint="eastAsia"/>
        </w:rPr>
        <w:t>在</w:t>
      </w:r>
      <w:r>
        <w:rPr>
          <w:rFonts w:hint="eastAsia"/>
        </w:rPr>
        <w:t>单层</w:t>
      </w:r>
      <w:r w:rsidR="00280EFE">
        <w:rPr>
          <w:rFonts w:hint="eastAsia"/>
        </w:rPr>
        <w:t>感知机模型的基础上</w:t>
      </w:r>
      <w:r>
        <w:rPr>
          <w:rFonts w:hint="eastAsia"/>
        </w:rPr>
        <w:t>再</w:t>
      </w:r>
      <w:r w:rsidR="00280EFE">
        <w:rPr>
          <w:rFonts w:hint="eastAsia"/>
        </w:rPr>
        <w:t>多加</w:t>
      </w:r>
      <w:proofErr w:type="gramStart"/>
      <w:r w:rsidR="00280EFE">
        <w:rPr>
          <w:rFonts w:hint="eastAsia"/>
        </w:rPr>
        <w:t>一层隐层就</w:t>
      </w:r>
      <w:proofErr w:type="gramEnd"/>
      <w:r w:rsidR="00280EFE">
        <w:rPr>
          <w:rFonts w:hint="eastAsia"/>
        </w:rPr>
        <w:t>构成了</w:t>
      </w:r>
      <w:r w:rsidR="00427844">
        <w:rPr>
          <w:rFonts w:hint="eastAsia"/>
        </w:rPr>
        <w:t>多层感知机</w:t>
      </w:r>
      <w:r w:rsidR="00280EFE" w:rsidRPr="00280EFE">
        <w:rPr>
          <w:rFonts w:hint="eastAsia"/>
        </w:rPr>
        <w:t>模型</w:t>
      </w:r>
      <w:r w:rsidR="00427844">
        <w:rPr>
          <w:rFonts w:hint="eastAsia"/>
        </w:rPr>
        <w:t>（</w:t>
      </w:r>
      <w:r w:rsidR="00427844">
        <w:rPr>
          <w:rFonts w:hint="eastAsia"/>
        </w:rPr>
        <w:t>MLP</w:t>
      </w:r>
      <w:r w:rsidR="00427844">
        <w:rPr>
          <w:rFonts w:hint="eastAsia"/>
        </w:rPr>
        <w:t>）</w:t>
      </w:r>
      <w:r w:rsidR="008059DD">
        <w:rPr>
          <w:rFonts w:hint="eastAsia"/>
        </w:rPr>
        <w:t>。</w:t>
      </w:r>
      <w:r w:rsidR="00280EFE">
        <w:rPr>
          <w:rFonts w:hint="eastAsia"/>
        </w:rPr>
        <w:t>图</w:t>
      </w:r>
      <w:r w:rsidR="005C00C3">
        <w:t>7</w:t>
      </w:r>
      <w:r w:rsidR="00427844">
        <w:rPr>
          <w:rFonts w:hint="eastAsia"/>
        </w:rPr>
        <w:t>展示的多层感知机含有两个隐层</w:t>
      </w:r>
      <w:r w:rsidR="008059DD">
        <w:rPr>
          <w:rFonts w:hint="eastAsia"/>
        </w:rPr>
        <w:t>。图</w:t>
      </w:r>
      <w:r w:rsidR="008059DD">
        <w:rPr>
          <w:rFonts w:hint="eastAsia"/>
        </w:rPr>
        <w:t>7</w:t>
      </w:r>
      <w:r w:rsidR="00427844">
        <w:rPr>
          <w:rFonts w:hint="eastAsia"/>
        </w:rPr>
        <w:t>展示了多层感知机</w:t>
      </w:r>
      <w:r w:rsidR="008059DD">
        <w:rPr>
          <w:rFonts w:hint="eastAsia"/>
        </w:rPr>
        <w:t>每层的结构，通常来说</w:t>
      </w:r>
      <w:r w:rsidR="008059DD">
        <w:rPr>
          <w:rFonts w:hint="eastAsia"/>
        </w:rPr>
        <w:t>MLP</w:t>
      </w:r>
      <w:r w:rsidR="008059DD">
        <w:rPr>
          <w:rFonts w:hint="eastAsia"/>
        </w:rPr>
        <w:t>含有一个输入层、几个隐层（也不会很多）以及一个输出层</w:t>
      </w:r>
      <w:r w:rsidR="00280EFE">
        <w:rPr>
          <w:rFonts w:hint="eastAsia"/>
        </w:rPr>
        <w:t>。</w:t>
      </w:r>
      <w:r w:rsidR="00816A4F">
        <w:rPr>
          <w:rFonts w:hint="eastAsia"/>
        </w:rPr>
        <w:t>多层感知机模型的损失函数与模型</w:t>
      </w:r>
      <w:r w:rsidR="005F6907">
        <w:rPr>
          <w:rFonts w:hint="eastAsia"/>
        </w:rPr>
        <w:t>参数更新的方法与感知机模型</w:t>
      </w:r>
      <w:r>
        <w:rPr>
          <w:rFonts w:hint="eastAsia"/>
        </w:rPr>
        <w:t>基本</w:t>
      </w:r>
      <w:r w:rsidR="005F6907">
        <w:rPr>
          <w:rFonts w:hint="eastAsia"/>
        </w:rPr>
        <w:t>类似</w:t>
      </w:r>
      <w:r>
        <w:rPr>
          <w:rFonts w:hint="eastAsia"/>
        </w:rPr>
        <w:t>，不在本文中再详细介绍了</w:t>
      </w:r>
      <w:r w:rsidR="005F6907">
        <w:rPr>
          <w:rFonts w:hint="eastAsia"/>
        </w:rPr>
        <w:t>。</w:t>
      </w:r>
    </w:p>
    <w:p w14:paraId="321CD2E8" w14:textId="669062A7" w:rsidR="00323B18" w:rsidRPr="00323B18" w:rsidRDefault="00427844" w:rsidP="00323B18">
      <w:pPr>
        <w:ind w:firstLineChars="200" w:firstLine="420"/>
      </w:pPr>
      <w:r>
        <w:rPr>
          <w:rFonts w:hint="eastAsia"/>
        </w:rPr>
        <w:t>总</w:t>
      </w:r>
      <w:r w:rsidR="009B4DC2">
        <w:rPr>
          <w:rFonts w:hint="eastAsia"/>
        </w:rPr>
        <w:t>的</w:t>
      </w:r>
      <w:r>
        <w:rPr>
          <w:rFonts w:hint="eastAsia"/>
        </w:rPr>
        <w:t>来看，</w:t>
      </w:r>
      <w:r w:rsidR="00D73E74">
        <w:rPr>
          <w:rFonts w:hint="eastAsia"/>
        </w:rPr>
        <w:t>此类浅层神经网络的优点</w:t>
      </w:r>
      <w:r w:rsidR="008059DD">
        <w:rPr>
          <w:rFonts w:hint="eastAsia"/>
        </w:rPr>
        <w:t>和特点</w:t>
      </w:r>
      <w:r w:rsidR="00D73E74">
        <w:rPr>
          <w:rFonts w:hint="eastAsia"/>
        </w:rPr>
        <w:t>是需要的数据量小，训练</w:t>
      </w:r>
      <w:r w:rsidR="00786D28">
        <w:rPr>
          <w:rFonts w:hint="eastAsia"/>
        </w:rPr>
        <w:t>的</w:t>
      </w:r>
      <w:r w:rsidR="00D73E74">
        <w:rPr>
          <w:rFonts w:hint="eastAsia"/>
        </w:rPr>
        <w:t>速度快</w:t>
      </w:r>
      <w:r w:rsidR="008059DD">
        <w:rPr>
          <w:rFonts w:hint="eastAsia"/>
        </w:rPr>
        <w:t>，同时</w:t>
      </w:r>
      <w:r w:rsidR="00786D28">
        <w:rPr>
          <w:rFonts w:hint="eastAsia"/>
        </w:rPr>
        <w:t>在</w:t>
      </w:r>
      <w:r w:rsidR="008059DD">
        <w:rPr>
          <w:rFonts w:hint="eastAsia"/>
        </w:rPr>
        <w:t>网络结构上仅含有少量的隐层，</w:t>
      </w:r>
      <w:r w:rsidR="00786D28">
        <w:rPr>
          <w:rFonts w:hint="eastAsia"/>
        </w:rPr>
        <w:t>网络结构不会很复杂，</w:t>
      </w:r>
      <w:r w:rsidR="008059DD">
        <w:rPr>
          <w:rFonts w:hint="eastAsia"/>
        </w:rPr>
        <w:t>整体</w:t>
      </w:r>
      <w:r w:rsidR="00786D28">
        <w:rPr>
          <w:rFonts w:hint="eastAsia"/>
        </w:rPr>
        <w:t>要训练的</w:t>
      </w:r>
      <w:r w:rsidR="008059DD">
        <w:rPr>
          <w:rFonts w:hint="eastAsia"/>
        </w:rPr>
        <w:t>参数不会有很多</w:t>
      </w:r>
      <w:r w:rsidR="00D73E74">
        <w:rPr>
          <w:rFonts w:hint="eastAsia"/>
        </w:rPr>
        <w:t>。</w:t>
      </w:r>
      <w:r w:rsidR="00786D28">
        <w:rPr>
          <w:rFonts w:hint="eastAsia"/>
        </w:rPr>
        <w:t>当然，浅层的神经网络的</w:t>
      </w:r>
      <w:r w:rsidR="00D73E74">
        <w:rPr>
          <w:rFonts w:hint="eastAsia"/>
        </w:rPr>
        <w:t>局限性</w:t>
      </w:r>
      <w:r w:rsidR="00786D28">
        <w:rPr>
          <w:rFonts w:hint="eastAsia"/>
        </w:rPr>
        <w:t>在于</w:t>
      </w:r>
      <w:r w:rsidR="00323B18">
        <w:rPr>
          <w:rFonts w:hint="eastAsia"/>
        </w:rPr>
        <w:t>尽管</w:t>
      </w:r>
      <w:r w:rsidR="000803F2">
        <w:rPr>
          <w:rFonts w:hint="eastAsia"/>
        </w:rPr>
        <w:t>有理论证明</w:t>
      </w:r>
      <w:r w:rsidR="00323B18">
        <w:rPr>
          <w:rFonts w:hint="eastAsia"/>
        </w:rPr>
        <w:t>浅层的网络可以拟合一切函数</w:t>
      </w:r>
      <w:r w:rsidR="00111E64">
        <w:fldChar w:fldCharType="begin"/>
      </w:r>
      <w:r w:rsidR="005B44E0">
        <w:instrText xml:space="preserve"> ADDIN ZOTERO_ITEM CSL_CITATION {"citationID":"kczltvAE","properties":{"formattedCitation":"\\super [22]\\nosupersub{}","plainCitation":"[22]","noteIndex":0},"citationItems":[{"id":107,"uris":["http://zotero.org/users/9337392/items/3SU9KG8J"],"itemData":{"id":107,"type":"article-journal","container-title":"Neural networks","issue":"2","note":"publisher: Elsevier","page":"251–257","title":"Approximation capabilities of multilayer feedforward networks","volume":"4","author":[{"family":"Hornik","given":"Kurt"}],"issued":{"date-parts":[["1991"]]}}}],"schema":"https://github.com/citation-style-language/schema/raw/master/csl-citation.json"} </w:instrText>
      </w:r>
      <w:r w:rsidR="00111E64">
        <w:fldChar w:fldCharType="separate"/>
      </w:r>
      <w:r w:rsidR="005B44E0" w:rsidRPr="005B44E0">
        <w:rPr>
          <w:rFonts w:cs="Times New Roman"/>
          <w:kern w:val="0"/>
          <w:szCs w:val="24"/>
          <w:vertAlign w:val="superscript"/>
        </w:rPr>
        <w:t>[22]</w:t>
      </w:r>
      <w:r w:rsidR="00111E64">
        <w:fldChar w:fldCharType="end"/>
      </w:r>
      <w:r w:rsidR="00323B18">
        <w:rPr>
          <w:rFonts w:hint="eastAsia"/>
        </w:rPr>
        <w:t>，但是由于层数过少，对于一些复杂函数的表示仍然不理想</w:t>
      </w:r>
      <w:r w:rsidR="00D73E74">
        <w:rPr>
          <w:rFonts w:hint="eastAsia"/>
        </w:rPr>
        <w:t>，</w:t>
      </w:r>
      <w:r w:rsidR="00323B18">
        <w:rPr>
          <w:rFonts w:hint="eastAsia"/>
        </w:rPr>
        <w:t>也因此在处理</w:t>
      </w:r>
      <w:r w:rsidR="00D73E74">
        <w:rPr>
          <w:rFonts w:hint="eastAsia"/>
        </w:rPr>
        <w:t>复杂分类问题</w:t>
      </w:r>
      <w:r w:rsidR="00323B18">
        <w:rPr>
          <w:rFonts w:hint="eastAsia"/>
        </w:rPr>
        <w:t>的时候</w:t>
      </w:r>
      <w:r w:rsidR="00C608D1">
        <w:rPr>
          <w:rFonts w:hint="eastAsia"/>
        </w:rPr>
        <w:t>，训练后的</w:t>
      </w:r>
      <w:r w:rsidR="00D73E74">
        <w:rPr>
          <w:rFonts w:hint="eastAsia"/>
        </w:rPr>
        <w:t>模型</w:t>
      </w:r>
      <w:r w:rsidR="00C608D1">
        <w:rPr>
          <w:rFonts w:hint="eastAsia"/>
        </w:rPr>
        <w:t>在预测时表现不好，即其泛化的能力有限。</w:t>
      </w:r>
    </w:p>
    <w:p w14:paraId="2FA10594" w14:textId="27893470" w:rsidR="00280EFE" w:rsidRDefault="005C00C3" w:rsidP="00427844">
      <w:pPr>
        <w:jc w:val="center"/>
      </w:pPr>
      <w:r>
        <w:rPr>
          <w:rFonts w:hint="eastAsia"/>
          <w:noProof/>
        </w:rPr>
        <w:drawing>
          <wp:inline distT="0" distB="0" distL="0" distR="0" wp14:anchorId="7594AD45" wp14:editId="704B90DA">
            <wp:extent cx="2865120" cy="19544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8">
                      <a:extLst>
                        <a:ext uri="{28A0092B-C50C-407E-A947-70E740481C1C}">
                          <a14:useLocalDpi xmlns:a14="http://schemas.microsoft.com/office/drawing/2010/main" val="0"/>
                        </a:ext>
                      </a:extLst>
                    </a:blip>
                    <a:stretch>
                      <a:fillRect/>
                    </a:stretch>
                  </pic:blipFill>
                  <pic:spPr>
                    <a:xfrm>
                      <a:off x="0" y="0"/>
                      <a:ext cx="2870305" cy="1957973"/>
                    </a:xfrm>
                    <a:prstGeom prst="rect">
                      <a:avLst/>
                    </a:prstGeom>
                  </pic:spPr>
                </pic:pic>
              </a:graphicData>
            </a:graphic>
          </wp:inline>
        </w:drawing>
      </w:r>
    </w:p>
    <w:p w14:paraId="55AD7FA2" w14:textId="63BFA384" w:rsidR="005C00C3" w:rsidRPr="00494619" w:rsidRDefault="005C00C3" w:rsidP="005C3797">
      <w:pPr>
        <w:spacing w:afterLines="50" w:after="156"/>
        <w:jc w:val="left"/>
        <w:rPr>
          <w:rFonts w:cs="Times New Roman"/>
          <w:sz w:val="18"/>
          <w:szCs w:val="18"/>
        </w:rPr>
      </w:pPr>
      <w:r w:rsidRPr="005C3797">
        <w:rPr>
          <w:rFonts w:cs="Times New Roman" w:hint="eastAsia"/>
          <w:b/>
          <w:bCs/>
          <w:sz w:val="18"/>
          <w:szCs w:val="18"/>
        </w:rPr>
        <w:t>图</w:t>
      </w:r>
      <w:r w:rsidRPr="005C3797">
        <w:rPr>
          <w:rFonts w:cs="Times New Roman"/>
          <w:b/>
          <w:bCs/>
          <w:sz w:val="18"/>
          <w:szCs w:val="18"/>
        </w:rPr>
        <w:t>7</w:t>
      </w:r>
      <w:r w:rsidRPr="00494619">
        <w:rPr>
          <w:rFonts w:cs="Times New Roman"/>
          <w:sz w:val="18"/>
          <w:szCs w:val="18"/>
        </w:rPr>
        <w:t xml:space="preserve"> </w:t>
      </w:r>
      <w:r w:rsidR="00A210EC">
        <w:rPr>
          <w:rFonts w:cs="Times New Roman" w:hint="eastAsia"/>
          <w:sz w:val="18"/>
          <w:szCs w:val="18"/>
        </w:rPr>
        <w:t>含有两个隐藏层的</w:t>
      </w:r>
      <w:r w:rsidRPr="00494619">
        <w:rPr>
          <w:rFonts w:cs="Times New Roman" w:hint="eastAsia"/>
          <w:sz w:val="18"/>
          <w:szCs w:val="18"/>
        </w:rPr>
        <w:t>多层感知机（</w:t>
      </w:r>
      <w:r w:rsidRPr="00494619">
        <w:rPr>
          <w:rFonts w:cs="Times New Roman" w:hint="eastAsia"/>
          <w:sz w:val="18"/>
          <w:szCs w:val="18"/>
        </w:rPr>
        <w:t>MLP</w:t>
      </w:r>
      <w:r w:rsidRPr="00494619">
        <w:rPr>
          <w:rFonts w:cs="Times New Roman" w:hint="eastAsia"/>
          <w:sz w:val="18"/>
          <w:szCs w:val="18"/>
        </w:rPr>
        <w:t>）</w:t>
      </w:r>
      <w:r w:rsidR="00A210EC">
        <w:rPr>
          <w:rFonts w:cs="Times New Roman" w:hint="eastAsia"/>
          <w:sz w:val="18"/>
          <w:szCs w:val="18"/>
        </w:rPr>
        <w:t>模型</w:t>
      </w:r>
      <w:r w:rsidR="00EB1A98">
        <w:rPr>
          <w:rFonts w:cs="Times New Roman" w:hint="eastAsia"/>
          <w:sz w:val="18"/>
          <w:szCs w:val="18"/>
        </w:rPr>
        <w:t>。</w:t>
      </w:r>
    </w:p>
    <w:p w14:paraId="73FFB1BF" w14:textId="17811078" w:rsidR="0001035B" w:rsidRDefault="0001035B" w:rsidP="0001035B">
      <w:pPr>
        <w:pStyle w:val="2"/>
      </w:pPr>
      <w:bookmarkStart w:id="21" w:name="_Toc104039651"/>
      <w:r>
        <w:rPr>
          <w:rFonts w:hint="eastAsia"/>
        </w:rPr>
        <w:t>2</w:t>
      </w:r>
      <w:r>
        <w:t xml:space="preserve">.2 </w:t>
      </w:r>
      <w:r>
        <w:rPr>
          <w:rFonts w:hint="eastAsia"/>
        </w:rPr>
        <w:t>深度学习</w:t>
      </w:r>
      <w:bookmarkEnd w:id="21"/>
    </w:p>
    <w:p w14:paraId="4D619972" w14:textId="7B57BC0A" w:rsidR="00625366" w:rsidRDefault="00625366" w:rsidP="006D313B">
      <w:pPr>
        <w:ind w:firstLineChars="200" w:firstLine="420"/>
      </w:pPr>
      <w:r>
        <w:rPr>
          <w:rFonts w:hint="eastAsia"/>
        </w:rPr>
        <w:t>在</w:t>
      </w:r>
      <w:r>
        <w:rPr>
          <w:rFonts w:hint="eastAsia"/>
        </w:rPr>
        <w:t>2</w:t>
      </w:r>
      <w:r>
        <w:t>006</w:t>
      </w:r>
      <w:r>
        <w:rPr>
          <w:rFonts w:hint="eastAsia"/>
        </w:rPr>
        <w:t>年</w:t>
      </w:r>
      <w:r w:rsidR="003E6509">
        <w:rPr>
          <w:rFonts w:hint="eastAsia"/>
        </w:rPr>
        <w:t>后</w:t>
      </w:r>
      <w:r>
        <w:rPr>
          <w:rFonts w:hint="eastAsia"/>
        </w:rPr>
        <w:t>，</w:t>
      </w:r>
      <w:r>
        <w:rPr>
          <w:rFonts w:hint="eastAsia"/>
        </w:rPr>
        <w:t>Hinton</w:t>
      </w:r>
      <w:r>
        <w:rPr>
          <w:rFonts w:hint="eastAsia"/>
        </w:rPr>
        <w:t>等人</w:t>
      </w:r>
      <w:r w:rsidR="003E6509">
        <w:rPr>
          <w:rFonts w:hint="eastAsia"/>
        </w:rPr>
        <w:t>将对多层神经网络</w:t>
      </w:r>
      <w:r>
        <w:rPr>
          <w:rFonts w:hint="eastAsia"/>
        </w:rPr>
        <w:t>的研究</w:t>
      </w:r>
      <w:r w:rsidR="003E6509">
        <w:rPr>
          <w:rFonts w:hint="eastAsia"/>
        </w:rPr>
        <w:t>都发表</w:t>
      </w:r>
      <w:r>
        <w:rPr>
          <w:rFonts w:hint="eastAsia"/>
        </w:rPr>
        <w:t>在</w:t>
      </w:r>
      <w:r>
        <w:rPr>
          <w:rFonts w:hint="eastAsia"/>
        </w:rPr>
        <w:t>Science</w:t>
      </w:r>
      <w:r w:rsidR="003E6509">
        <w:rPr>
          <w:rFonts w:hint="eastAsia"/>
        </w:rPr>
        <w:t>上</w:t>
      </w:r>
      <w:r>
        <w:rPr>
          <w:rFonts w:hint="eastAsia"/>
        </w:rPr>
        <w:t>，由此，深度学习</w:t>
      </w:r>
      <w:r w:rsidR="002B71EA">
        <w:fldChar w:fldCharType="begin"/>
      </w:r>
      <w:r w:rsidR="005B44E0">
        <w:instrText xml:space="preserve"> ADDIN ZOTERO_ITEM CSL_CITATION {"citationID":"n3FB3OGK","properties":{"formattedCitation":"\\super [23]\\nosupersub{}","plainCitation":"[23]","noteIndex":0},"citationItems":[{"id":108,"uris":["http://zotero.org/users/9337392/items/5ML899RZ"],"itemData":{"id":108,"type":"article-journal","container-title":"nature","issue":"7553","note":"publisher: Nature Publishing Group","page":"436–444","title":"Deep learning","volume":"521","author":[{"family":"LeCun","given":"Yann"},{"family":"Bengio","given":"Yoshua"},{"family":"Hinton","given":"Geoffrey"}],"issued":{"date-parts":[["2015"]]}}}],"schema":"https://github.com/citation-style-language/schema/raw/master/csl-citation.json"} </w:instrText>
      </w:r>
      <w:r w:rsidR="002B71EA">
        <w:fldChar w:fldCharType="separate"/>
      </w:r>
      <w:r w:rsidR="005B44E0" w:rsidRPr="005B44E0">
        <w:rPr>
          <w:rFonts w:cs="Times New Roman"/>
          <w:kern w:val="0"/>
          <w:szCs w:val="24"/>
          <w:vertAlign w:val="superscript"/>
        </w:rPr>
        <w:t>[23]</w:t>
      </w:r>
      <w:r w:rsidR="002B71EA">
        <w:fldChar w:fldCharType="end"/>
      </w:r>
      <w:r>
        <w:rPr>
          <w:rFonts w:hint="eastAsia"/>
        </w:rPr>
        <w:t>的概念正式问世。凭借着深度神经网络</w:t>
      </w:r>
      <w:r w:rsidR="00D2314E">
        <w:rPr>
          <w:rFonts w:hint="eastAsia"/>
        </w:rPr>
        <w:t>自身的结构优势，以及一些十分重要的外在因素的改变，深度神经网络</w:t>
      </w:r>
      <w:r w:rsidR="003E6509">
        <w:rPr>
          <w:rFonts w:hint="eastAsia"/>
        </w:rPr>
        <w:t>在很多任务上都有很好的表现</w:t>
      </w:r>
      <w:r w:rsidR="00D2314E">
        <w:rPr>
          <w:rFonts w:hint="eastAsia"/>
        </w:rPr>
        <w:t>。</w:t>
      </w:r>
      <w:r w:rsidR="003E6509">
        <w:rPr>
          <w:rFonts w:hint="eastAsia"/>
        </w:rPr>
        <w:t>表</w:t>
      </w:r>
      <w:r w:rsidR="003E6509">
        <w:rPr>
          <w:rFonts w:hint="eastAsia"/>
        </w:rPr>
        <w:t>1</w:t>
      </w:r>
      <w:r w:rsidR="003E6509">
        <w:rPr>
          <w:rFonts w:hint="eastAsia"/>
        </w:rPr>
        <w:t>种列举了</w:t>
      </w:r>
      <w:r w:rsidR="00D2314E">
        <w:rPr>
          <w:rFonts w:hint="eastAsia"/>
        </w:rPr>
        <w:t>一些有重要影响的外在因素</w:t>
      </w:r>
      <w:r w:rsidR="003E6509">
        <w:rPr>
          <w:rFonts w:hint="eastAsia"/>
        </w:rPr>
        <w:t>。</w:t>
      </w:r>
      <w:r w:rsidR="003E6509">
        <w:t xml:space="preserve"> </w:t>
      </w:r>
    </w:p>
    <w:p w14:paraId="42E7E077" w14:textId="5CB080D0" w:rsidR="001A2190" w:rsidRPr="00494619" w:rsidRDefault="001A2190" w:rsidP="001A2190">
      <w:pPr>
        <w:jc w:val="center"/>
        <w:rPr>
          <w:rFonts w:cs="Times New Roman"/>
          <w:sz w:val="18"/>
          <w:szCs w:val="18"/>
        </w:rPr>
      </w:pPr>
      <w:r w:rsidRPr="00494619">
        <w:rPr>
          <w:rFonts w:cs="Times New Roman" w:hint="eastAsia"/>
          <w:sz w:val="18"/>
          <w:szCs w:val="18"/>
        </w:rPr>
        <w:t>表</w:t>
      </w:r>
      <w:r w:rsidRPr="00494619">
        <w:rPr>
          <w:rFonts w:cs="Times New Roman" w:hint="eastAsia"/>
          <w:sz w:val="18"/>
          <w:szCs w:val="18"/>
        </w:rPr>
        <w:t>1</w:t>
      </w:r>
      <w:r w:rsidRPr="00494619">
        <w:rPr>
          <w:rFonts w:cs="Times New Roman"/>
          <w:sz w:val="18"/>
          <w:szCs w:val="18"/>
        </w:rPr>
        <w:t xml:space="preserve"> </w:t>
      </w:r>
      <w:r w:rsidRPr="00494619">
        <w:rPr>
          <w:rFonts w:cs="Times New Roman" w:hint="eastAsia"/>
          <w:sz w:val="18"/>
          <w:szCs w:val="18"/>
        </w:rPr>
        <w:t>深度学习成功</w:t>
      </w:r>
      <w:r w:rsidR="00426509">
        <w:rPr>
          <w:rFonts w:cs="Times New Roman" w:hint="eastAsia"/>
          <w:sz w:val="18"/>
          <w:szCs w:val="18"/>
        </w:rPr>
        <w:t>的一些</w:t>
      </w:r>
      <w:r w:rsidRPr="00494619">
        <w:rPr>
          <w:rFonts w:cs="Times New Roman" w:hint="eastAsia"/>
          <w:sz w:val="18"/>
          <w:szCs w:val="18"/>
        </w:rPr>
        <w:t>因素</w:t>
      </w:r>
      <w:r w:rsidR="004E5361">
        <w:rPr>
          <w:rFonts w:cs="Times New Roman" w:hint="eastAsia"/>
          <w:sz w:val="18"/>
          <w:szCs w:val="18"/>
        </w:rPr>
        <w:t>，如算法、大数据</w:t>
      </w:r>
      <w:proofErr w:type="gramStart"/>
      <w:r w:rsidR="004E5361">
        <w:rPr>
          <w:rFonts w:cs="Times New Roman" w:hint="eastAsia"/>
          <w:sz w:val="18"/>
          <w:szCs w:val="18"/>
        </w:rPr>
        <w:t>和</w:t>
      </w:r>
      <w:r w:rsidR="00420BD7">
        <w:rPr>
          <w:rFonts w:cs="Times New Roman" w:hint="eastAsia"/>
          <w:sz w:val="18"/>
          <w:szCs w:val="18"/>
        </w:rPr>
        <w:t>算力等</w:t>
      </w:r>
      <w:proofErr w:type="gramEnd"/>
      <w:r w:rsidR="00420BD7">
        <w:rPr>
          <w:rFonts w:cs="Times New Roman" w:hint="eastAsia"/>
          <w:sz w:val="18"/>
          <w:szCs w:val="18"/>
        </w:rPr>
        <w:t>的发展</w:t>
      </w:r>
    </w:p>
    <w:tbl>
      <w:tblPr>
        <w:tblStyle w:val="ab"/>
        <w:tblW w:w="5000" w:type="pct"/>
        <w:jc w:val="center"/>
        <w:tblBorders>
          <w:left w:val="none" w:sz="0" w:space="0" w:color="auto"/>
          <w:right w:val="none" w:sz="0" w:space="0" w:color="auto"/>
        </w:tblBorders>
        <w:tblLook w:val="04A0" w:firstRow="1" w:lastRow="0" w:firstColumn="1" w:lastColumn="0" w:noHBand="0" w:noVBand="1"/>
      </w:tblPr>
      <w:tblGrid>
        <w:gridCol w:w="2835"/>
        <w:gridCol w:w="2834"/>
        <w:gridCol w:w="2835"/>
      </w:tblGrid>
      <w:tr w:rsidR="001A2190" w:rsidRPr="00474FBA" w14:paraId="6133C2E9" w14:textId="77777777" w:rsidTr="00D26741">
        <w:trPr>
          <w:jc w:val="center"/>
        </w:trPr>
        <w:tc>
          <w:tcPr>
            <w:tcW w:w="1666" w:type="pct"/>
            <w:tcBorders>
              <w:top w:val="single" w:sz="12" w:space="0" w:color="auto"/>
              <w:bottom w:val="single" w:sz="6" w:space="0" w:color="auto"/>
              <w:right w:val="single" w:sz="6" w:space="0" w:color="auto"/>
            </w:tcBorders>
            <w:vAlign w:val="center"/>
          </w:tcPr>
          <w:p w14:paraId="2C25FCEC" w14:textId="31D7D9E1" w:rsidR="001A2190" w:rsidRPr="00474FBA" w:rsidRDefault="001A2190" w:rsidP="001A2190">
            <w:pPr>
              <w:jc w:val="center"/>
              <w:rPr>
                <w:rFonts w:cs="Times New Roman"/>
                <w:sz w:val="18"/>
                <w:szCs w:val="18"/>
              </w:rPr>
            </w:pPr>
            <w:r w:rsidRPr="00474FBA">
              <w:rPr>
                <w:rFonts w:cs="Times New Roman"/>
                <w:sz w:val="18"/>
                <w:szCs w:val="18"/>
              </w:rPr>
              <w:t>算法</w:t>
            </w:r>
          </w:p>
        </w:tc>
        <w:tc>
          <w:tcPr>
            <w:tcW w:w="1666" w:type="pct"/>
            <w:tcBorders>
              <w:top w:val="single" w:sz="12" w:space="0" w:color="auto"/>
              <w:left w:val="single" w:sz="6" w:space="0" w:color="auto"/>
              <w:bottom w:val="single" w:sz="6" w:space="0" w:color="auto"/>
              <w:right w:val="single" w:sz="6" w:space="0" w:color="auto"/>
            </w:tcBorders>
            <w:vAlign w:val="center"/>
          </w:tcPr>
          <w:p w14:paraId="4864B82F" w14:textId="62872C8E" w:rsidR="001A2190" w:rsidRPr="00474FBA" w:rsidRDefault="001A2190" w:rsidP="001A2190">
            <w:pPr>
              <w:jc w:val="center"/>
              <w:rPr>
                <w:rFonts w:cs="Times New Roman"/>
                <w:sz w:val="18"/>
                <w:szCs w:val="18"/>
              </w:rPr>
            </w:pPr>
            <w:r w:rsidRPr="00474FBA">
              <w:rPr>
                <w:rFonts w:cs="Times New Roman"/>
                <w:sz w:val="18"/>
                <w:szCs w:val="18"/>
              </w:rPr>
              <w:t>大数据</w:t>
            </w:r>
          </w:p>
        </w:tc>
        <w:tc>
          <w:tcPr>
            <w:tcW w:w="1667" w:type="pct"/>
            <w:tcBorders>
              <w:top w:val="single" w:sz="12" w:space="0" w:color="auto"/>
              <w:left w:val="single" w:sz="6" w:space="0" w:color="auto"/>
              <w:bottom w:val="single" w:sz="6" w:space="0" w:color="auto"/>
            </w:tcBorders>
            <w:vAlign w:val="center"/>
          </w:tcPr>
          <w:p w14:paraId="5AFAC3BB" w14:textId="2952BC36" w:rsidR="001A2190" w:rsidRPr="00474FBA" w:rsidRDefault="001A2190" w:rsidP="001A2190">
            <w:pPr>
              <w:jc w:val="center"/>
              <w:rPr>
                <w:rFonts w:cs="Times New Roman"/>
                <w:sz w:val="18"/>
                <w:szCs w:val="18"/>
              </w:rPr>
            </w:pPr>
            <w:proofErr w:type="gramStart"/>
            <w:r w:rsidRPr="00474FBA">
              <w:rPr>
                <w:rFonts w:cs="Times New Roman"/>
                <w:sz w:val="18"/>
                <w:szCs w:val="18"/>
              </w:rPr>
              <w:t>算力</w:t>
            </w:r>
            <w:proofErr w:type="gramEnd"/>
          </w:p>
        </w:tc>
      </w:tr>
      <w:tr w:rsidR="001A2190" w:rsidRPr="00474FBA" w14:paraId="479E7A20" w14:textId="77777777" w:rsidTr="000D71F4">
        <w:trPr>
          <w:jc w:val="center"/>
        </w:trPr>
        <w:tc>
          <w:tcPr>
            <w:tcW w:w="1666" w:type="pct"/>
            <w:tcBorders>
              <w:top w:val="single" w:sz="6" w:space="0" w:color="auto"/>
              <w:bottom w:val="single" w:sz="12" w:space="0" w:color="auto"/>
              <w:right w:val="single" w:sz="6" w:space="0" w:color="auto"/>
            </w:tcBorders>
          </w:tcPr>
          <w:p w14:paraId="5954A40A" w14:textId="7260E4E1" w:rsidR="00215CEF" w:rsidRPr="00474FBA" w:rsidRDefault="001A2190">
            <w:pPr>
              <w:jc w:val="center"/>
              <w:rPr>
                <w:rFonts w:cs="Times New Roman"/>
                <w:sz w:val="18"/>
                <w:szCs w:val="18"/>
              </w:rPr>
              <w:pPrChange w:id="22" w:author="Li Jin" w:date="2022-08-26T09:49:00Z">
                <w:pPr/>
              </w:pPrChange>
            </w:pPr>
            <w:r w:rsidRPr="00474FBA">
              <w:rPr>
                <w:rFonts w:cs="Times New Roman"/>
                <w:sz w:val="18"/>
                <w:szCs w:val="18"/>
              </w:rPr>
              <w:t>算法</w:t>
            </w:r>
            <w:r w:rsidR="00A210EC">
              <w:rPr>
                <w:rFonts w:cs="Times New Roman" w:hint="eastAsia"/>
                <w:sz w:val="18"/>
                <w:szCs w:val="18"/>
              </w:rPr>
              <w:t>不断更新迭代：</w:t>
            </w:r>
          </w:p>
          <w:p w14:paraId="5A422E95" w14:textId="77777777" w:rsidR="001A2190" w:rsidRPr="00474FBA" w:rsidRDefault="001A2190" w:rsidP="00A71CD5">
            <w:pPr>
              <w:jc w:val="center"/>
              <w:rPr>
                <w:rFonts w:cs="Times New Roman"/>
                <w:sz w:val="18"/>
                <w:szCs w:val="18"/>
              </w:rPr>
            </w:pPr>
            <w:r w:rsidRPr="00474FBA">
              <w:rPr>
                <w:rFonts w:cs="Times New Roman"/>
                <w:sz w:val="18"/>
                <w:szCs w:val="18"/>
              </w:rPr>
              <w:t>学习算法</w:t>
            </w:r>
          </w:p>
          <w:p w14:paraId="28EB34B6" w14:textId="77777777" w:rsidR="001A2190" w:rsidRPr="00474FBA" w:rsidRDefault="001A2190" w:rsidP="00A71CD5">
            <w:pPr>
              <w:jc w:val="center"/>
              <w:rPr>
                <w:rFonts w:cs="Times New Roman"/>
                <w:sz w:val="18"/>
                <w:szCs w:val="18"/>
              </w:rPr>
            </w:pPr>
            <w:r w:rsidRPr="00474FBA">
              <w:rPr>
                <w:rFonts w:cs="Times New Roman"/>
                <w:sz w:val="18"/>
                <w:szCs w:val="18"/>
              </w:rPr>
              <w:t>↓</w:t>
            </w:r>
          </w:p>
          <w:p w14:paraId="729336E6" w14:textId="77777777" w:rsidR="00A71CD5" w:rsidRPr="00474FBA" w:rsidRDefault="00A71CD5" w:rsidP="00A71CD5">
            <w:pPr>
              <w:jc w:val="center"/>
              <w:rPr>
                <w:rFonts w:cs="Times New Roman"/>
                <w:sz w:val="18"/>
                <w:szCs w:val="18"/>
              </w:rPr>
            </w:pPr>
            <w:r w:rsidRPr="00474FBA">
              <w:rPr>
                <w:rFonts w:cs="Times New Roman"/>
                <w:sz w:val="18"/>
                <w:szCs w:val="18"/>
              </w:rPr>
              <w:t>BP</w:t>
            </w:r>
            <w:r w:rsidRPr="00474FBA">
              <w:rPr>
                <w:rFonts w:cs="Times New Roman"/>
                <w:sz w:val="18"/>
                <w:szCs w:val="18"/>
              </w:rPr>
              <w:t>算法</w:t>
            </w:r>
          </w:p>
          <w:p w14:paraId="65958BF3" w14:textId="77777777" w:rsidR="00A71CD5" w:rsidRPr="00474FBA" w:rsidRDefault="00A71CD5" w:rsidP="00A71CD5">
            <w:pPr>
              <w:jc w:val="center"/>
              <w:rPr>
                <w:rFonts w:cs="Times New Roman"/>
                <w:sz w:val="18"/>
                <w:szCs w:val="18"/>
              </w:rPr>
            </w:pPr>
            <w:r w:rsidRPr="00474FBA">
              <w:rPr>
                <w:rFonts w:cs="Times New Roman"/>
                <w:sz w:val="18"/>
                <w:szCs w:val="18"/>
              </w:rPr>
              <w:t>↓</w:t>
            </w:r>
          </w:p>
          <w:p w14:paraId="19C946A7" w14:textId="3AD72BA0" w:rsidR="00A71CD5" w:rsidRPr="00474FBA" w:rsidRDefault="00A71CD5" w:rsidP="00A71CD5">
            <w:pPr>
              <w:jc w:val="center"/>
              <w:rPr>
                <w:rFonts w:cs="Times New Roman"/>
                <w:sz w:val="18"/>
                <w:szCs w:val="18"/>
              </w:rPr>
            </w:pPr>
            <w:r w:rsidRPr="00474FBA">
              <w:rPr>
                <w:rFonts w:cs="Times New Roman"/>
                <w:sz w:val="18"/>
                <w:szCs w:val="18"/>
              </w:rPr>
              <w:t>Pre-training</w:t>
            </w:r>
            <w:r w:rsidRPr="00474FBA">
              <w:rPr>
                <w:rFonts w:cs="Times New Roman"/>
                <w:sz w:val="18"/>
                <w:szCs w:val="18"/>
              </w:rPr>
              <w:t>，</w:t>
            </w:r>
            <w:r w:rsidRPr="00474FBA">
              <w:rPr>
                <w:rFonts w:cs="Times New Roman"/>
                <w:sz w:val="18"/>
                <w:szCs w:val="18"/>
              </w:rPr>
              <w:t>Dropout</w:t>
            </w:r>
            <w:r w:rsidRPr="00474FBA">
              <w:rPr>
                <w:rFonts w:cs="Times New Roman"/>
                <w:sz w:val="18"/>
                <w:szCs w:val="18"/>
              </w:rPr>
              <w:t>等方法</w:t>
            </w:r>
          </w:p>
        </w:tc>
        <w:tc>
          <w:tcPr>
            <w:tcW w:w="1666" w:type="pct"/>
            <w:tcBorders>
              <w:top w:val="single" w:sz="6" w:space="0" w:color="auto"/>
              <w:left w:val="single" w:sz="6" w:space="0" w:color="auto"/>
              <w:bottom w:val="single" w:sz="12" w:space="0" w:color="auto"/>
              <w:right w:val="single" w:sz="6" w:space="0" w:color="auto"/>
            </w:tcBorders>
          </w:tcPr>
          <w:p w14:paraId="4CB31965" w14:textId="395A4A4F" w:rsidR="001A2190" w:rsidRPr="00474FBA" w:rsidRDefault="001A2190">
            <w:pPr>
              <w:jc w:val="center"/>
              <w:rPr>
                <w:rFonts w:cs="Times New Roman"/>
                <w:sz w:val="18"/>
                <w:szCs w:val="18"/>
              </w:rPr>
              <w:pPrChange w:id="23" w:author="Li Jin" w:date="2022-08-26T09:49:00Z">
                <w:pPr/>
              </w:pPrChange>
            </w:pPr>
            <w:r w:rsidRPr="00474FBA">
              <w:rPr>
                <w:rFonts w:cs="Times New Roman"/>
                <w:sz w:val="18"/>
                <w:szCs w:val="18"/>
              </w:rPr>
              <w:t>数据量不断增大</w:t>
            </w:r>
            <w:r w:rsidR="00D26741" w:rsidRPr="00474FBA">
              <w:rPr>
                <w:rFonts w:cs="Times New Roman"/>
                <w:sz w:val="18"/>
                <w:szCs w:val="18"/>
              </w:rPr>
              <w:t>：</w:t>
            </w:r>
          </w:p>
          <w:p w14:paraId="2480F0CE" w14:textId="77777777" w:rsidR="001A2190" w:rsidRPr="00474FBA" w:rsidRDefault="00A71CD5" w:rsidP="00A71CD5">
            <w:pPr>
              <w:jc w:val="center"/>
              <w:rPr>
                <w:rFonts w:cs="Times New Roman"/>
                <w:sz w:val="18"/>
                <w:szCs w:val="18"/>
              </w:rPr>
            </w:pPr>
            <w:r w:rsidRPr="00474FBA">
              <w:rPr>
                <w:rFonts w:cs="Times New Roman"/>
                <w:sz w:val="18"/>
                <w:szCs w:val="18"/>
              </w:rPr>
              <w:t>10</w:t>
            </w:r>
          </w:p>
          <w:p w14:paraId="20C2D73A" w14:textId="77777777" w:rsidR="00A71CD5" w:rsidRPr="00474FBA" w:rsidRDefault="00A71CD5" w:rsidP="00A71CD5">
            <w:pPr>
              <w:jc w:val="center"/>
              <w:rPr>
                <w:rFonts w:cs="Times New Roman"/>
                <w:sz w:val="18"/>
                <w:szCs w:val="18"/>
              </w:rPr>
            </w:pPr>
            <w:r w:rsidRPr="00474FBA">
              <w:rPr>
                <w:rFonts w:cs="Times New Roman"/>
                <w:sz w:val="18"/>
                <w:szCs w:val="18"/>
              </w:rPr>
              <w:t>↓</w:t>
            </w:r>
          </w:p>
          <w:p w14:paraId="0B290E4A" w14:textId="77777777" w:rsidR="00A71CD5" w:rsidRPr="00474FBA" w:rsidRDefault="00A71CD5" w:rsidP="00A71CD5">
            <w:pPr>
              <w:jc w:val="center"/>
              <w:rPr>
                <w:rFonts w:cs="Times New Roman"/>
                <w:sz w:val="18"/>
                <w:szCs w:val="18"/>
              </w:rPr>
            </w:pPr>
            <w:r w:rsidRPr="00474FBA">
              <w:rPr>
                <w:rFonts w:cs="Times New Roman"/>
                <w:sz w:val="18"/>
                <w:szCs w:val="18"/>
              </w:rPr>
              <w:t>10K</w:t>
            </w:r>
          </w:p>
          <w:p w14:paraId="63939B06" w14:textId="77777777" w:rsidR="00A71CD5" w:rsidRPr="00474FBA" w:rsidRDefault="00A71CD5" w:rsidP="00A71CD5">
            <w:pPr>
              <w:jc w:val="center"/>
              <w:rPr>
                <w:rFonts w:cs="Times New Roman"/>
                <w:sz w:val="18"/>
                <w:szCs w:val="18"/>
              </w:rPr>
            </w:pPr>
            <w:r w:rsidRPr="00474FBA">
              <w:rPr>
                <w:rFonts w:cs="Times New Roman"/>
                <w:sz w:val="18"/>
                <w:szCs w:val="18"/>
              </w:rPr>
              <w:t>↓</w:t>
            </w:r>
          </w:p>
          <w:p w14:paraId="59A83E9F" w14:textId="6C59EDF3" w:rsidR="00A71CD5" w:rsidRPr="00474FBA" w:rsidRDefault="00A71CD5" w:rsidP="00A71CD5">
            <w:pPr>
              <w:jc w:val="center"/>
              <w:rPr>
                <w:rFonts w:cs="Times New Roman"/>
                <w:sz w:val="18"/>
                <w:szCs w:val="18"/>
              </w:rPr>
            </w:pPr>
            <w:r w:rsidRPr="00474FBA">
              <w:rPr>
                <w:rFonts w:cs="Times New Roman"/>
                <w:sz w:val="18"/>
                <w:szCs w:val="18"/>
              </w:rPr>
              <w:t>100M</w:t>
            </w:r>
          </w:p>
        </w:tc>
        <w:tc>
          <w:tcPr>
            <w:tcW w:w="1667" w:type="pct"/>
            <w:tcBorders>
              <w:top w:val="single" w:sz="6" w:space="0" w:color="auto"/>
              <w:left w:val="single" w:sz="6" w:space="0" w:color="auto"/>
              <w:bottom w:val="single" w:sz="12" w:space="0" w:color="auto"/>
            </w:tcBorders>
          </w:tcPr>
          <w:p w14:paraId="18019E6F" w14:textId="450ECC6E" w:rsidR="001A2190" w:rsidRPr="00474FBA" w:rsidRDefault="001A2190">
            <w:pPr>
              <w:jc w:val="center"/>
              <w:rPr>
                <w:rFonts w:cs="Times New Roman"/>
                <w:sz w:val="18"/>
                <w:szCs w:val="18"/>
              </w:rPr>
              <w:pPrChange w:id="24" w:author="Li Jin" w:date="2022-08-26T09:49:00Z">
                <w:pPr/>
              </w:pPrChange>
            </w:pPr>
            <w:r w:rsidRPr="00474FBA">
              <w:rPr>
                <w:rFonts w:cs="Times New Roman"/>
                <w:sz w:val="18"/>
                <w:szCs w:val="18"/>
              </w:rPr>
              <w:t>处理器计算能力的不</w:t>
            </w:r>
            <w:r w:rsidR="00A210EC">
              <w:rPr>
                <w:rFonts w:cs="Times New Roman" w:hint="eastAsia"/>
                <w:sz w:val="18"/>
                <w:szCs w:val="18"/>
              </w:rPr>
              <w:t>断</w:t>
            </w:r>
            <w:r w:rsidRPr="00474FBA">
              <w:rPr>
                <w:rFonts w:cs="Times New Roman"/>
                <w:sz w:val="18"/>
                <w:szCs w:val="18"/>
              </w:rPr>
              <w:t>提升</w:t>
            </w:r>
            <w:r w:rsidR="00D26741" w:rsidRPr="00474FBA">
              <w:rPr>
                <w:rFonts w:cs="Times New Roman"/>
                <w:sz w:val="18"/>
                <w:szCs w:val="18"/>
              </w:rPr>
              <w:t>：</w:t>
            </w:r>
          </w:p>
          <w:p w14:paraId="6AE0DB64" w14:textId="77777777" w:rsidR="00A71CD5" w:rsidRPr="00474FBA" w:rsidRDefault="00A71CD5" w:rsidP="00A71CD5">
            <w:pPr>
              <w:jc w:val="center"/>
              <w:rPr>
                <w:rFonts w:cs="Times New Roman"/>
                <w:sz w:val="18"/>
                <w:szCs w:val="18"/>
              </w:rPr>
            </w:pPr>
            <w:r w:rsidRPr="00474FBA">
              <w:rPr>
                <w:rFonts w:cs="Times New Roman"/>
                <w:sz w:val="18"/>
                <w:szCs w:val="18"/>
              </w:rPr>
              <w:t>晶体管</w:t>
            </w:r>
          </w:p>
          <w:p w14:paraId="15EE58B3" w14:textId="77777777" w:rsidR="00A71CD5" w:rsidRPr="00474FBA" w:rsidRDefault="00A71CD5" w:rsidP="00A71CD5">
            <w:pPr>
              <w:jc w:val="center"/>
              <w:rPr>
                <w:rFonts w:cs="Times New Roman"/>
                <w:sz w:val="18"/>
                <w:szCs w:val="18"/>
              </w:rPr>
            </w:pPr>
            <w:r w:rsidRPr="00474FBA">
              <w:rPr>
                <w:rFonts w:cs="Times New Roman"/>
                <w:sz w:val="18"/>
                <w:szCs w:val="18"/>
              </w:rPr>
              <w:t>↓</w:t>
            </w:r>
          </w:p>
          <w:p w14:paraId="4421E16B" w14:textId="77777777" w:rsidR="00A71CD5" w:rsidRPr="00474FBA" w:rsidRDefault="00A71CD5" w:rsidP="00A71CD5">
            <w:pPr>
              <w:jc w:val="center"/>
              <w:rPr>
                <w:rFonts w:cs="Times New Roman"/>
                <w:sz w:val="18"/>
                <w:szCs w:val="18"/>
              </w:rPr>
            </w:pPr>
            <w:r w:rsidRPr="00474FBA">
              <w:rPr>
                <w:rFonts w:cs="Times New Roman"/>
                <w:sz w:val="18"/>
                <w:szCs w:val="18"/>
              </w:rPr>
              <w:t>CPU</w:t>
            </w:r>
          </w:p>
          <w:p w14:paraId="32D25406" w14:textId="77777777" w:rsidR="00A71CD5" w:rsidRPr="00474FBA" w:rsidRDefault="00A71CD5" w:rsidP="00A71CD5">
            <w:pPr>
              <w:jc w:val="center"/>
              <w:rPr>
                <w:rFonts w:cs="Times New Roman"/>
                <w:sz w:val="18"/>
                <w:szCs w:val="18"/>
              </w:rPr>
            </w:pPr>
            <w:r w:rsidRPr="00474FBA">
              <w:rPr>
                <w:rFonts w:cs="Times New Roman"/>
                <w:sz w:val="18"/>
                <w:szCs w:val="18"/>
              </w:rPr>
              <w:t>↓</w:t>
            </w:r>
          </w:p>
          <w:p w14:paraId="4A2ED045" w14:textId="77777777" w:rsidR="00A71CD5" w:rsidRPr="00474FBA" w:rsidRDefault="00A71CD5" w:rsidP="00A71CD5">
            <w:pPr>
              <w:jc w:val="center"/>
              <w:rPr>
                <w:rFonts w:cs="Times New Roman"/>
                <w:sz w:val="18"/>
                <w:szCs w:val="18"/>
              </w:rPr>
            </w:pPr>
            <w:r w:rsidRPr="00474FBA">
              <w:rPr>
                <w:rFonts w:cs="Times New Roman"/>
                <w:sz w:val="18"/>
                <w:szCs w:val="18"/>
              </w:rPr>
              <w:t>集群</w:t>
            </w:r>
            <w:r w:rsidRPr="00474FBA">
              <w:rPr>
                <w:rFonts w:cs="Times New Roman"/>
                <w:sz w:val="18"/>
                <w:szCs w:val="18"/>
              </w:rPr>
              <w:t>/GPU</w:t>
            </w:r>
          </w:p>
          <w:p w14:paraId="18FE1035" w14:textId="77777777" w:rsidR="00A71CD5" w:rsidRPr="00474FBA" w:rsidRDefault="00A71CD5" w:rsidP="00A71CD5">
            <w:pPr>
              <w:jc w:val="center"/>
              <w:rPr>
                <w:rFonts w:cs="Times New Roman"/>
                <w:sz w:val="18"/>
                <w:szCs w:val="18"/>
              </w:rPr>
            </w:pPr>
            <w:r w:rsidRPr="00474FBA">
              <w:rPr>
                <w:rFonts w:cs="Times New Roman"/>
                <w:sz w:val="18"/>
                <w:szCs w:val="18"/>
              </w:rPr>
              <w:t>↓</w:t>
            </w:r>
          </w:p>
          <w:p w14:paraId="26773E51" w14:textId="2A5E82C8" w:rsidR="00A71CD5" w:rsidRPr="00474FBA" w:rsidRDefault="00A71CD5" w:rsidP="00A71CD5">
            <w:pPr>
              <w:jc w:val="center"/>
              <w:rPr>
                <w:rFonts w:cs="Times New Roman"/>
                <w:sz w:val="18"/>
                <w:szCs w:val="18"/>
              </w:rPr>
            </w:pPr>
            <w:r w:rsidRPr="00474FBA">
              <w:rPr>
                <w:rFonts w:cs="Times New Roman"/>
                <w:sz w:val="18"/>
                <w:szCs w:val="18"/>
              </w:rPr>
              <w:t>智能处理器</w:t>
            </w:r>
          </w:p>
        </w:tc>
      </w:tr>
    </w:tbl>
    <w:p w14:paraId="2E89DC41" w14:textId="49612C58" w:rsidR="00D2314E" w:rsidRDefault="00AD673B" w:rsidP="006D313B">
      <w:pPr>
        <w:ind w:firstLineChars="200" w:firstLine="420"/>
      </w:pPr>
      <w:r>
        <w:rPr>
          <w:rFonts w:hint="eastAsia"/>
        </w:rPr>
        <w:lastRenderedPageBreak/>
        <w:t>深度学习的发展</w:t>
      </w:r>
      <w:r w:rsidR="00913335">
        <w:rPr>
          <w:rFonts w:hint="eastAsia"/>
        </w:rPr>
        <w:t>最显而易见的表现是网络的层数不断增加。</w:t>
      </w:r>
      <w:r w:rsidR="00BC251E">
        <w:rPr>
          <w:rFonts w:hint="eastAsia"/>
        </w:rPr>
        <w:t>对于多层神经网络来说，每一层的网络可以提取的特征都比前一层次网络可提取的特征的抽象度更高，即每一层网络可以学习到比前一层次抽象度更高的特征。如表</w:t>
      </w:r>
      <w:r w:rsidR="00BC251E">
        <w:rPr>
          <w:rFonts w:hint="eastAsia"/>
        </w:rPr>
        <w:t>2</w:t>
      </w:r>
      <w:r w:rsidR="00BC251E">
        <w:rPr>
          <w:rFonts w:hint="eastAsia"/>
        </w:rPr>
        <w:t>所示，</w:t>
      </w:r>
      <w:proofErr w:type="gramStart"/>
      <w:r w:rsidR="00BC251E">
        <w:rPr>
          <w:rFonts w:hint="eastAsia"/>
        </w:rPr>
        <w:t>第一个隐层可能</w:t>
      </w:r>
      <w:proofErr w:type="gramEnd"/>
      <w:r w:rsidR="00BC251E">
        <w:rPr>
          <w:rFonts w:hint="eastAsia"/>
        </w:rPr>
        <w:t>只能提取到图像的边缘特征，而在</w:t>
      </w:r>
      <w:proofErr w:type="gramStart"/>
      <w:r w:rsidR="00BC251E">
        <w:rPr>
          <w:rFonts w:hint="eastAsia"/>
        </w:rPr>
        <w:t>第三个隐层就</w:t>
      </w:r>
      <w:proofErr w:type="gramEnd"/>
      <w:r w:rsidR="00BC251E">
        <w:rPr>
          <w:rFonts w:hint="eastAsia"/>
        </w:rPr>
        <w:t>能提取更抽象的图案特征。我们就是通过更多</w:t>
      </w:r>
      <w:proofErr w:type="gramStart"/>
      <w:r w:rsidR="00BC251E">
        <w:rPr>
          <w:rFonts w:hint="eastAsia"/>
        </w:rPr>
        <w:t>的隐层去</w:t>
      </w:r>
      <w:proofErr w:type="gramEnd"/>
      <w:r w:rsidR="00BC251E">
        <w:rPr>
          <w:rFonts w:hint="eastAsia"/>
        </w:rPr>
        <w:t>提取更加抽象的高层特征，用这些高层的特征来区分事物，能获得更好的分辨能力。</w:t>
      </w:r>
    </w:p>
    <w:p w14:paraId="2A25B837" w14:textId="57B59830" w:rsidR="00913335" w:rsidRPr="00494619" w:rsidRDefault="000723FB" w:rsidP="000723FB">
      <w:pPr>
        <w:jc w:val="center"/>
        <w:rPr>
          <w:rFonts w:cs="Times New Roman"/>
          <w:sz w:val="18"/>
          <w:szCs w:val="18"/>
        </w:rPr>
      </w:pPr>
      <w:r w:rsidRPr="00494619">
        <w:rPr>
          <w:rFonts w:cs="Times New Roman" w:hint="eastAsia"/>
          <w:sz w:val="18"/>
          <w:szCs w:val="18"/>
        </w:rPr>
        <w:t>表</w:t>
      </w:r>
      <w:r w:rsidRPr="00494619">
        <w:rPr>
          <w:rFonts w:cs="Times New Roman"/>
          <w:sz w:val="18"/>
          <w:szCs w:val="18"/>
        </w:rPr>
        <w:t xml:space="preserve">2 </w:t>
      </w:r>
      <w:r w:rsidRPr="00494619">
        <w:rPr>
          <w:rFonts w:cs="Times New Roman" w:hint="eastAsia"/>
          <w:sz w:val="18"/>
          <w:szCs w:val="18"/>
        </w:rPr>
        <w:t>多层网络作用</w:t>
      </w:r>
      <w:r w:rsidR="00F05E12" w:rsidRPr="00494619">
        <w:rPr>
          <w:rFonts w:cs="Times New Roman" w:hint="eastAsia"/>
          <w:sz w:val="18"/>
          <w:szCs w:val="18"/>
        </w:rPr>
        <w:t>的</w:t>
      </w:r>
      <w:r w:rsidRPr="00494619">
        <w:rPr>
          <w:rFonts w:cs="Times New Roman" w:hint="eastAsia"/>
          <w:sz w:val="18"/>
          <w:szCs w:val="18"/>
        </w:rPr>
        <w:t>示例</w:t>
      </w:r>
    </w:p>
    <w:tbl>
      <w:tblPr>
        <w:tblStyle w:val="ab"/>
        <w:tblW w:w="0" w:type="auto"/>
        <w:tblBorders>
          <w:left w:val="none" w:sz="0" w:space="0" w:color="auto"/>
          <w:right w:val="none" w:sz="0" w:space="0" w:color="auto"/>
        </w:tblBorders>
        <w:tblLook w:val="04A0" w:firstRow="1" w:lastRow="0" w:firstColumn="1" w:lastColumn="0" w:noHBand="0" w:noVBand="1"/>
      </w:tblPr>
      <w:tblGrid>
        <w:gridCol w:w="1698"/>
        <w:gridCol w:w="1699"/>
        <w:gridCol w:w="1699"/>
        <w:gridCol w:w="1699"/>
        <w:gridCol w:w="1699"/>
      </w:tblGrid>
      <w:tr w:rsidR="000723FB" w:rsidRPr="000300D1" w14:paraId="199390C7" w14:textId="77777777" w:rsidTr="000300D1">
        <w:trPr>
          <w:trHeight w:val="390"/>
        </w:trPr>
        <w:tc>
          <w:tcPr>
            <w:tcW w:w="1698" w:type="dxa"/>
            <w:vAlign w:val="center"/>
          </w:tcPr>
          <w:p w14:paraId="2D6A8526" w14:textId="030D2E0F" w:rsidR="000723FB" w:rsidRPr="000300D1" w:rsidRDefault="000723FB" w:rsidP="007F70BC">
            <w:pPr>
              <w:jc w:val="center"/>
              <w:rPr>
                <w:rFonts w:cs="Times New Roman"/>
                <w:sz w:val="18"/>
                <w:szCs w:val="18"/>
              </w:rPr>
            </w:pPr>
            <w:r w:rsidRPr="000300D1">
              <w:rPr>
                <w:rFonts w:cs="Times New Roman"/>
                <w:sz w:val="18"/>
                <w:szCs w:val="18"/>
              </w:rPr>
              <w:t>网络层次</w:t>
            </w:r>
          </w:p>
        </w:tc>
        <w:tc>
          <w:tcPr>
            <w:tcW w:w="1699" w:type="dxa"/>
            <w:vAlign w:val="center"/>
          </w:tcPr>
          <w:p w14:paraId="6A82D5F9" w14:textId="0D545089" w:rsidR="000723FB" w:rsidRPr="000300D1" w:rsidRDefault="000723FB" w:rsidP="007F70BC">
            <w:pPr>
              <w:jc w:val="center"/>
              <w:rPr>
                <w:rFonts w:cs="Times New Roman"/>
                <w:sz w:val="18"/>
                <w:szCs w:val="18"/>
              </w:rPr>
            </w:pPr>
            <w:proofErr w:type="gramStart"/>
            <w:r w:rsidRPr="000300D1">
              <w:rPr>
                <w:rFonts w:cs="Times New Roman"/>
                <w:sz w:val="18"/>
                <w:szCs w:val="18"/>
              </w:rPr>
              <w:t>第一个隐层</w:t>
            </w:r>
            <w:proofErr w:type="gramEnd"/>
          </w:p>
        </w:tc>
        <w:tc>
          <w:tcPr>
            <w:tcW w:w="1699" w:type="dxa"/>
            <w:vAlign w:val="center"/>
          </w:tcPr>
          <w:p w14:paraId="3857A320" w14:textId="28CB483F" w:rsidR="000723FB" w:rsidRPr="000300D1" w:rsidRDefault="000723FB" w:rsidP="007F70BC">
            <w:pPr>
              <w:jc w:val="center"/>
              <w:rPr>
                <w:rFonts w:cs="Times New Roman"/>
                <w:sz w:val="18"/>
                <w:szCs w:val="18"/>
              </w:rPr>
            </w:pPr>
            <w:proofErr w:type="gramStart"/>
            <w:r w:rsidRPr="000300D1">
              <w:rPr>
                <w:rFonts w:cs="Times New Roman"/>
                <w:sz w:val="18"/>
                <w:szCs w:val="18"/>
              </w:rPr>
              <w:t>第二个隐层</w:t>
            </w:r>
            <w:proofErr w:type="gramEnd"/>
          </w:p>
        </w:tc>
        <w:tc>
          <w:tcPr>
            <w:tcW w:w="1699" w:type="dxa"/>
            <w:vAlign w:val="center"/>
          </w:tcPr>
          <w:p w14:paraId="4FF99992" w14:textId="68B68D4A" w:rsidR="000723FB" w:rsidRPr="000300D1" w:rsidRDefault="000723FB" w:rsidP="007F70BC">
            <w:pPr>
              <w:jc w:val="center"/>
              <w:rPr>
                <w:rFonts w:cs="Times New Roman"/>
                <w:sz w:val="18"/>
                <w:szCs w:val="18"/>
              </w:rPr>
            </w:pPr>
            <w:proofErr w:type="gramStart"/>
            <w:r w:rsidRPr="000300D1">
              <w:rPr>
                <w:rFonts w:cs="Times New Roman"/>
                <w:sz w:val="18"/>
                <w:szCs w:val="18"/>
              </w:rPr>
              <w:t>第三个隐层</w:t>
            </w:r>
            <w:proofErr w:type="gramEnd"/>
          </w:p>
        </w:tc>
        <w:tc>
          <w:tcPr>
            <w:tcW w:w="1699" w:type="dxa"/>
            <w:vAlign w:val="center"/>
          </w:tcPr>
          <w:p w14:paraId="1519CB29" w14:textId="103A469D" w:rsidR="000723FB" w:rsidRPr="000300D1" w:rsidRDefault="000723FB" w:rsidP="007F70BC">
            <w:pPr>
              <w:jc w:val="center"/>
              <w:rPr>
                <w:rFonts w:cs="Times New Roman"/>
                <w:sz w:val="18"/>
                <w:szCs w:val="18"/>
              </w:rPr>
            </w:pPr>
            <w:proofErr w:type="gramStart"/>
            <w:r w:rsidRPr="000300D1">
              <w:rPr>
                <w:rFonts w:cs="Times New Roman"/>
                <w:sz w:val="18"/>
                <w:szCs w:val="18"/>
              </w:rPr>
              <w:t>第四个隐层</w:t>
            </w:r>
            <w:proofErr w:type="gramEnd"/>
          </w:p>
        </w:tc>
      </w:tr>
      <w:tr w:rsidR="000723FB" w:rsidRPr="000300D1" w14:paraId="0C93DC31" w14:textId="77777777" w:rsidTr="000300D1">
        <w:trPr>
          <w:trHeight w:val="390"/>
        </w:trPr>
        <w:tc>
          <w:tcPr>
            <w:tcW w:w="1698" w:type="dxa"/>
            <w:vAlign w:val="center"/>
          </w:tcPr>
          <w:p w14:paraId="4D25F490" w14:textId="7C2510A4" w:rsidR="000723FB" w:rsidRPr="000300D1" w:rsidRDefault="000723FB" w:rsidP="007F70BC">
            <w:pPr>
              <w:jc w:val="center"/>
              <w:rPr>
                <w:rFonts w:cs="Times New Roman"/>
                <w:sz w:val="18"/>
                <w:szCs w:val="18"/>
              </w:rPr>
            </w:pPr>
            <w:r w:rsidRPr="000300D1">
              <w:rPr>
                <w:rFonts w:cs="Times New Roman"/>
                <w:sz w:val="18"/>
                <w:szCs w:val="18"/>
              </w:rPr>
              <w:t>可提取的特征</w:t>
            </w:r>
          </w:p>
        </w:tc>
        <w:tc>
          <w:tcPr>
            <w:tcW w:w="1699" w:type="dxa"/>
            <w:vAlign w:val="center"/>
          </w:tcPr>
          <w:p w14:paraId="44242316" w14:textId="44D37AF0" w:rsidR="000723FB" w:rsidRPr="000300D1" w:rsidRDefault="000723FB" w:rsidP="007F70BC">
            <w:pPr>
              <w:jc w:val="center"/>
              <w:rPr>
                <w:rFonts w:cs="Times New Roman"/>
                <w:sz w:val="18"/>
                <w:szCs w:val="18"/>
              </w:rPr>
            </w:pPr>
            <w:r w:rsidRPr="000300D1">
              <w:rPr>
                <w:rFonts w:cs="Times New Roman"/>
                <w:sz w:val="18"/>
                <w:szCs w:val="18"/>
              </w:rPr>
              <w:t>“</w:t>
            </w:r>
            <w:r w:rsidRPr="000300D1">
              <w:rPr>
                <w:rFonts w:cs="Times New Roman"/>
                <w:sz w:val="18"/>
                <w:szCs w:val="18"/>
              </w:rPr>
              <w:t>边缘</w:t>
            </w:r>
            <w:r w:rsidRPr="000300D1">
              <w:rPr>
                <w:rFonts w:cs="Times New Roman"/>
                <w:sz w:val="18"/>
                <w:szCs w:val="18"/>
              </w:rPr>
              <w:t>”</w:t>
            </w:r>
            <w:r w:rsidRPr="000300D1">
              <w:rPr>
                <w:rFonts w:cs="Times New Roman"/>
                <w:sz w:val="18"/>
                <w:szCs w:val="18"/>
              </w:rPr>
              <w:t>特征</w:t>
            </w:r>
          </w:p>
        </w:tc>
        <w:tc>
          <w:tcPr>
            <w:tcW w:w="1699" w:type="dxa"/>
            <w:vAlign w:val="center"/>
          </w:tcPr>
          <w:p w14:paraId="3962D69D" w14:textId="7ADF620A" w:rsidR="000723FB" w:rsidRPr="000300D1" w:rsidRDefault="000723FB" w:rsidP="007F70BC">
            <w:pPr>
              <w:jc w:val="center"/>
              <w:rPr>
                <w:rFonts w:cs="Times New Roman"/>
                <w:sz w:val="18"/>
                <w:szCs w:val="18"/>
              </w:rPr>
            </w:pPr>
            <w:r w:rsidRPr="000300D1">
              <w:rPr>
                <w:rFonts w:cs="Times New Roman"/>
                <w:sz w:val="18"/>
                <w:szCs w:val="18"/>
              </w:rPr>
              <w:t>“</w:t>
            </w:r>
            <w:r w:rsidRPr="000300D1">
              <w:rPr>
                <w:rFonts w:cs="Times New Roman"/>
                <w:sz w:val="18"/>
                <w:szCs w:val="18"/>
              </w:rPr>
              <w:t>形状</w:t>
            </w:r>
            <w:r w:rsidRPr="000300D1">
              <w:rPr>
                <w:rFonts w:cs="Times New Roman"/>
                <w:sz w:val="18"/>
                <w:szCs w:val="18"/>
              </w:rPr>
              <w:t>”</w:t>
            </w:r>
            <w:r w:rsidRPr="000300D1">
              <w:rPr>
                <w:rFonts w:cs="Times New Roman"/>
                <w:sz w:val="18"/>
                <w:szCs w:val="18"/>
              </w:rPr>
              <w:t>特征</w:t>
            </w:r>
          </w:p>
        </w:tc>
        <w:tc>
          <w:tcPr>
            <w:tcW w:w="1699" w:type="dxa"/>
            <w:vAlign w:val="center"/>
          </w:tcPr>
          <w:p w14:paraId="594FFA23" w14:textId="4ED5C538" w:rsidR="000723FB" w:rsidRPr="000300D1" w:rsidRDefault="000723FB" w:rsidP="007F70BC">
            <w:pPr>
              <w:jc w:val="center"/>
              <w:rPr>
                <w:rFonts w:cs="Times New Roman"/>
                <w:sz w:val="18"/>
                <w:szCs w:val="18"/>
              </w:rPr>
            </w:pPr>
            <w:r w:rsidRPr="000300D1">
              <w:rPr>
                <w:rFonts w:cs="Times New Roman"/>
                <w:sz w:val="18"/>
                <w:szCs w:val="18"/>
              </w:rPr>
              <w:t>“</w:t>
            </w:r>
            <w:r w:rsidRPr="000300D1">
              <w:rPr>
                <w:rFonts w:cs="Times New Roman"/>
                <w:sz w:val="18"/>
                <w:szCs w:val="18"/>
              </w:rPr>
              <w:t>图案</w:t>
            </w:r>
            <w:r w:rsidRPr="000300D1">
              <w:rPr>
                <w:rFonts w:cs="Times New Roman"/>
                <w:sz w:val="18"/>
                <w:szCs w:val="18"/>
              </w:rPr>
              <w:t>”</w:t>
            </w:r>
            <w:r w:rsidRPr="000300D1">
              <w:rPr>
                <w:rFonts w:cs="Times New Roman"/>
                <w:sz w:val="18"/>
                <w:szCs w:val="18"/>
              </w:rPr>
              <w:t>特征</w:t>
            </w:r>
          </w:p>
        </w:tc>
        <w:tc>
          <w:tcPr>
            <w:tcW w:w="1699" w:type="dxa"/>
            <w:vAlign w:val="center"/>
          </w:tcPr>
          <w:p w14:paraId="1FD013C9" w14:textId="5C3406D3" w:rsidR="000723FB" w:rsidRPr="000300D1" w:rsidRDefault="000723FB" w:rsidP="007F70BC">
            <w:pPr>
              <w:jc w:val="center"/>
              <w:rPr>
                <w:rFonts w:cs="Times New Roman"/>
                <w:sz w:val="18"/>
                <w:szCs w:val="18"/>
              </w:rPr>
            </w:pPr>
            <w:r w:rsidRPr="000300D1">
              <w:rPr>
                <w:rFonts w:cs="Times New Roman"/>
                <w:sz w:val="18"/>
                <w:szCs w:val="18"/>
              </w:rPr>
              <w:t>“</w:t>
            </w:r>
            <w:r w:rsidRPr="000300D1">
              <w:rPr>
                <w:rFonts w:cs="Times New Roman"/>
                <w:sz w:val="18"/>
                <w:szCs w:val="18"/>
              </w:rPr>
              <w:t>目标</w:t>
            </w:r>
            <w:r w:rsidRPr="000300D1">
              <w:rPr>
                <w:rFonts w:cs="Times New Roman"/>
                <w:sz w:val="18"/>
                <w:szCs w:val="18"/>
              </w:rPr>
              <w:t>”</w:t>
            </w:r>
            <w:r w:rsidRPr="000300D1">
              <w:rPr>
                <w:rFonts w:cs="Times New Roman"/>
                <w:sz w:val="18"/>
                <w:szCs w:val="18"/>
              </w:rPr>
              <w:t>特征</w:t>
            </w:r>
          </w:p>
        </w:tc>
      </w:tr>
    </w:tbl>
    <w:p w14:paraId="1C7D5906" w14:textId="0CB83FD3" w:rsidR="00992F03" w:rsidRPr="000723FB" w:rsidRDefault="00B16015" w:rsidP="00BC251E">
      <w:pPr>
        <w:ind w:firstLineChars="200" w:firstLine="420"/>
      </w:pPr>
      <w:r w:rsidRPr="00D12486">
        <w:rPr>
          <w:rFonts w:hint="eastAsia"/>
        </w:rPr>
        <w:t>神经网络的发展历程就是从单层的网络，如感知机，到两层的网络</w:t>
      </w:r>
      <w:r w:rsidR="00D85C69" w:rsidRPr="00D12486">
        <w:rPr>
          <w:rFonts w:hint="eastAsia"/>
        </w:rPr>
        <w:t>，如</w:t>
      </w:r>
      <w:r w:rsidR="00D85C69" w:rsidRPr="00D12486">
        <w:rPr>
          <w:rFonts w:hint="eastAsia"/>
        </w:rPr>
        <w:t>MLP</w:t>
      </w:r>
      <w:r w:rsidR="00D85C69" w:rsidRPr="00D12486">
        <w:rPr>
          <w:rFonts w:hint="eastAsia"/>
        </w:rPr>
        <w:t>，再到更多层的网络，即深度学习网络。通过改变网络的拓扑结构，增加网络的层数，使用不同且多样的</w:t>
      </w:r>
      <w:r w:rsidR="00D85C69">
        <w:rPr>
          <w:rFonts w:hint="eastAsia"/>
        </w:rPr>
        <w:t>激活函数，这种深度学习网络模型能够很好的拟合复杂函数的边界。</w:t>
      </w:r>
    </w:p>
    <w:p w14:paraId="4776679A" w14:textId="5D377C15" w:rsidR="0001035B" w:rsidRPr="00D12486" w:rsidRDefault="0001035B" w:rsidP="00D12486">
      <w:pPr>
        <w:pStyle w:val="3"/>
      </w:pPr>
      <w:bookmarkStart w:id="25" w:name="_Toc104039652"/>
      <w:r>
        <w:rPr>
          <w:rFonts w:hint="eastAsia"/>
        </w:rPr>
        <w:t>2</w:t>
      </w:r>
      <w:r>
        <w:t xml:space="preserve">.2.1 </w:t>
      </w:r>
      <w:r w:rsidR="00917477">
        <w:rPr>
          <w:rFonts w:hint="eastAsia"/>
        </w:rPr>
        <w:t>模型的训练</w:t>
      </w:r>
      <w:bookmarkEnd w:id="25"/>
    </w:p>
    <w:p w14:paraId="04C5DB37" w14:textId="1D651A3F" w:rsidR="00727B0F" w:rsidRDefault="00BB7F1A" w:rsidP="00374689">
      <w:pPr>
        <w:ind w:firstLineChars="200" w:firstLine="420"/>
      </w:pPr>
      <w:r>
        <w:rPr>
          <w:rFonts w:hint="eastAsia"/>
        </w:rPr>
        <w:t>为什么要训练神经网络的模型，其</w:t>
      </w:r>
      <w:r w:rsidR="00111DDF">
        <w:rPr>
          <w:rFonts w:hint="eastAsia"/>
        </w:rPr>
        <w:t>目的是</w:t>
      </w:r>
      <w:r>
        <w:rPr>
          <w:rFonts w:hint="eastAsia"/>
        </w:rPr>
        <w:t>通过训练不断的迭代更新模型</w:t>
      </w:r>
      <w:r w:rsidR="00111DDF">
        <w:rPr>
          <w:rFonts w:hint="eastAsia"/>
        </w:rPr>
        <w:t>参数</w:t>
      </w:r>
      <w:r>
        <w:rPr>
          <w:rFonts w:hint="eastAsia"/>
        </w:rPr>
        <w:t>，让模型的</w:t>
      </w:r>
      <w:r w:rsidR="00111DDF">
        <w:rPr>
          <w:rFonts w:hint="eastAsia"/>
        </w:rPr>
        <w:t>计算值</w:t>
      </w:r>
      <m:oMath>
        <m:acc>
          <m:accPr>
            <m:ctrlPr>
              <w:rPr>
                <w:rFonts w:ascii="Cambria Math" w:hAnsi="Cambria Math"/>
                <w:i/>
              </w:rPr>
            </m:ctrlPr>
          </m:accPr>
          <m:e>
            <m:r>
              <w:rPr>
                <w:rFonts w:ascii="Cambria Math" w:hAnsi="Cambria Math"/>
              </w:rPr>
              <m:t>y</m:t>
            </m:r>
          </m:e>
        </m:acc>
      </m:oMath>
      <w:r>
        <w:rPr>
          <w:rFonts w:hint="eastAsia"/>
        </w:rPr>
        <w:t>可以</w:t>
      </w:r>
      <w:r w:rsidR="00111DDF">
        <w:rPr>
          <w:rFonts w:hint="eastAsia"/>
        </w:rPr>
        <w:t>尽可能的</w:t>
      </w:r>
      <w:r>
        <w:rPr>
          <w:rFonts w:hint="eastAsia"/>
        </w:rPr>
        <w:t>贴近</w:t>
      </w:r>
      <w:r w:rsidR="00111DDF">
        <w:rPr>
          <w:rFonts w:hint="eastAsia"/>
        </w:rPr>
        <w:t>真实值</w:t>
      </w:r>
      <m:oMath>
        <m:r>
          <w:rPr>
            <w:rFonts w:ascii="Cambria Math" w:hAnsi="Cambria Math"/>
          </w:rPr>
          <m:t>y</m:t>
        </m:r>
      </m:oMath>
      <w:r>
        <w:rPr>
          <w:rFonts w:hint="eastAsia"/>
        </w:rPr>
        <w:t>，即能模型的计算值与实际值的误差要小</w:t>
      </w:r>
      <w:r w:rsidR="00C507E4">
        <w:rPr>
          <w:rFonts w:hint="eastAsia"/>
        </w:rPr>
        <w:t>。</w:t>
      </w:r>
      <w:r w:rsidR="00727B0F">
        <w:rPr>
          <w:rFonts w:hint="eastAsia"/>
        </w:rPr>
        <w:t>模型的训练主要由两大过程组成，即正向传播过程以及反向传播过程</w:t>
      </w:r>
      <w:r w:rsidR="00C05E09">
        <w:fldChar w:fldCharType="begin"/>
      </w:r>
      <w:r w:rsidR="005B44E0">
        <w:instrText xml:space="preserve"> ADDIN ZOTERO_ITEM CSL_CITATION {"citationID":"m0VzbCqG","properties":{"formattedCitation":"\\super [24]\\nosupersub{}","plainCitation":"[24]","noteIndex":0},"citationItems":[{"id":109,"uris":["http://zotero.org/users/9337392/items/DI2AB97S"],"itemData":{"id":109,"type":"chapter","container-title":"Neural networks for perception","page":"65–93","publisher":"Elsevier","title":"Theory of the backpropagation neural network","author":[{"family":"Hecht-Nielsen","given":"Robert"}],"issued":{"date-parts":[["1992"]]}}}],"schema":"https://github.com/citation-style-language/schema/raw/master/csl-citation.json"} </w:instrText>
      </w:r>
      <w:r w:rsidR="00C05E09">
        <w:fldChar w:fldCharType="separate"/>
      </w:r>
      <w:r w:rsidR="005B44E0" w:rsidRPr="005B44E0">
        <w:rPr>
          <w:rFonts w:cs="Times New Roman"/>
          <w:kern w:val="0"/>
          <w:szCs w:val="24"/>
          <w:vertAlign w:val="superscript"/>
        </w:rPr>
        <w:t>[24]</w:t>
      </w:r>
      <w:r w:rsidR="00C05E09">
        <w:fldChar w:fldCharType="end"/>
      </w:r>
      <w:r w:rsidR="00727B0F">
        <w:rPr>
          <w:rFonts w:hint="eastAsia"/>
        </w:rPr>
        <w:t>，先进行一次正向传播，再进行一次反向传播就完成了一次迭代。正向传播就是正向的计算</w:t>
      </w:r>
      <w:r w:rsidR="00C718FD">
        <w:rPr>
          <w:rFonts w:hint="eastAsia"/>
        </w:rPr>
        <w:t>，由输入层到输出层</w:t>
      </w:r>
      <w:r w:rsidR="00727B0F">
        <w:rPr>
          <w:rFonts w:hint="eastAsia"/>
        </w:rPr>
        <w:t>，得出模型计算值的过程。首先根据输入，连接权重和激活函数等计算</w:t>
      </w:r>
      <w:proofErr w:type="gramStart"/>
      <w:r w:rsidR="00727B0F">
        <w:rPr>
          <w:rFonts w:hint="eastAsia"/>
        </w:rPr>
        <w:t>出隐层</w:t>
      </w:r>
      <w:proofErr w:type="gramEnd"/>
      <w:r w:rsidR="00727B0F">
        <w:rPr>
          <w:rFonts w:hint="eastAsia"/>
        </w:rPr>
        <w:t>的输出，再计算下</w:t>
      </w:r>
      <w:proofErr w:type="gramStart"/>
      <w:r w:rsidR="00727B0F">
        <w:rPr>
          <w:rFonts w:hint="eastAsia"/>
        </w:rPr>
        <w:t>一层隐层的</w:t>
      </w:r>
      <w:proofErr w:type="gramEnd"/>
      <w:r w:rsidR="00727B0F">
        <w:rPr>
          <w:rFonts w:hint="eastAsia"/>
        </w:rPr>
        <w:t>输出，最后得到这一次迭代的输出结果</w:t>
      </w:r>
      <m:oMath>
        <m:acc>
          <m:accPr>
            <m:ctrlPr>
              <w:rPr>
                <w:rFonts w:ascii="Cambria Math" w:hAnsi="Cambria Math"/>
                <w:i/>
              </w:rPr>
            </m:ctrlPr>
          </m:accPr>
          <m:e>
            <m:r>
              <w:rPr>
                <w:rFonts w:ascii="Cambria Math" w:hAnsi="Cambria Math"/>
              </w:rPr>
              <m:t>y</m:t>
            </m:r>
          </m:e>
        </m:acc>
      </m:oMath>
      <w:r w:rsidR="00727B0F">
        <w:rPr>
          <w:rFonts w:hint="eastAsia"/>
        </w:rPr>
        <w:t>。</w:t>
      </w:r>
      <w:r w:rsidR="00C718FD">
        <w:rPr>
          <w:rFonts w:hint="eastAsia"/>
        </w:rPr>
        <w:t>反向传播就是反向</w:t>
      </w:r>
      <w:r w:rsidR="0032403C">
        <w:rPr>
          <w:rFonts w:hint="eastAsia"/>
        </w:rPr>
        <w:t>的计算，由输出层到输入层，更新模型权重的过程</w:t>
      </w:r>
      <w:r w:rsidR="007A305C">
        <w:rPr>
          <w:rFonts w:hint="eastAsia"/>
        </w:rPr>
        <w:t>。我们首先要定义一个合适的损失函数，</w:t>
      </w:r>
      <w:r w:rsidR="00DD4599">
        <w:rPr>
          <w:rFonts w:hint="eastAsia"/>
        </w:rPr>
        <w:t>再根据链式求导法则去计算损失函数对每一个训练参数的梯度，</w:t>
      </w:r>
      <w:proofErr w:type="gramStart"/>
      <w:r w:rsidR="00DD4599">
        <w:rPr>
          <w:rFonts w:hint="eastAsia"/>
        </w:rPr>
        <w:t>由之前</w:t>
      </w:r>
      <w:proofErr w:type="gramEnd"/>
      <w:r w:rsidR="00DD4599">
        <w:rPr>
          <w:rFonts w:hint="eastAsia"/>
        </w:rPr>
        <w:t>正向传播的输出</w:t>
      </w:r>
      <m:oMath>
        <m:acc>
          <m:accPr>
            <m:ctrlPr>
              <w:rPr>
                <w:rFonts w:ascii="Cambria Math" w:hAnsi="Cambria Math"/>
                <w:i/>
              </w:rPr>
            </m:ctrlPr>
          </m:accPr>
          <m:e>
            <m:r>
              <w:rPr>
                <w:rFonts w:ascii="Cambria Math" w:hAnsi="Cambria Math"/>
              </w:rPr>
              <m:t>y</m:t>
            </m:r>
          </m:e>
        </m:acc>
      </m:oMath>
      <w:r w:rsidR="00DD4599">
        <w:rPr>
          <w:rFonts w:hint="eastAsia"/>
        </w:rPr>
        <w:t>与期望值</w:t>
      </w:r>
      <m:oMath>
        <m:r>
          <w:rPr>
            <w:rFonts w:ascii="Cambria Math" w:hAnsi="Cambria Math"/>
          </w:rPr>
          <m:t>y</m:t>
        </m:r>
      </m:oMath>
      <w:r w:rsidR="00DD4599">
        <w:rPr>
          <w:rFonts w:hint="eastAsia"/>
        </w:rPr>
        <w:t>计算出具体的更新步长，最后根据计算出的更新步长从网络的后端到网络的前端</w:t>
      </w:r>
      <w:proofErr w:type="gramStart"/>
      <w:r w:rsidR="00DD4599">
        <w:rPr>
          <w:rFonts w:hint="eastAsia"/>
        </w:rPr>
        <w:t>一</w:t>
      </w:r>
      <w:proofErr w:type="gramEnd"/>
      <w:r w:rsidR="00DD4599">
        <w:rPr>
          <w:rFonts w:hint="eastAsia"/>
        </w:rPr>
        <w:t>步步去更新模型参数</w:t>
      </w:r>
      <w:r w:rsidR="00D96240">
        <w:rPr>
          <w:rFonts w:hint="eastAsia"/>
        </w:rPr>
        <w:t>，这样再经由一次次的迭代，就能是损失函数的值达到最小。</w:t>
      </w:r>
      <w:r w:rsidR="00237916">
        <w:rPr>
          <w:rFonts w:hint="eastAsia"/>
        </w:rPr>
        <w:t>总结来说，</w:t>
      </w:r>
      <w:r w:rsidR="00D96240">
        <w:rPr>
          <w:rFonts w:hint="eastAsia"/>
        </w:rPr>
        <w:t>反向传播的</w:t>
      </w:r>
      <w:r w:rsidR="004D2182">
        <w:rPr>
          <w:rFonts w:hint="eastAsia"/>
        </w:rPr>
        <w:t>作用</w:t>
      </w:r>
      <w:r w:rsidR="00237916">
        <w:rPr>
          <w:rFonts w:hint="eastAsia"/>
        </w:rPr>
        <w:t>就</w:t>
      </w:r>
      <w:r w:rsidR="004D2182">
        <w:rPr>
          <w:rFonts w:hint="eastAsia"/>
        </w:rPr>
        <w:t>是将输出</w:t>
      </w:r>
      <w:r w:rsidR="00237916">
        <w:rPr>
          <w:rFonts w:hint="eastAsia"/>
        </w:rPr>
        <w:t>误差通过链式法则反应到输入层，以此更新模型的参数。通过一次次正向与反向的传播的过程就能完成对模型的训练。</w:t>
      </w:r>
    </w:p>
    <w:p w14:paraId="6CC63A33" w14:textId="00CDEFCF" w:rsidR="0001035B" w:rsidRDefault="0001035B" w:rsidP="0001035B">
      <w:pPr>
        <w:pStyle w:val="3"/>
      </w:pPr>
      <w:bookmarkStart w:id="26" w:name="_Toc104039653"/>
      <w:r>
        <w:rPr>
          <w:rFonts w:hint="eastAsia"/>
        </w:rPr>
        <w:t>2.</w:t>
      </w:r>
      <w:r>
        <w:t xml:space="preserve">2.2 </w:t>
      </w:r>
      <w:r w:rsidR="00AE3341">
        <w:rPr>
          <w:rFonts w:hint="eastAsia"/>
        </w:rPr>
        <w:t>设计原则</w:t>
      </w:r>
      <w:bookmarkEnd w:id="26"/>
    </w:p>
    <w:p w14:paraId="6154A849" w14:textId="5EF0A634" w:rsidR="00960C88" w:rsidRDefault="00473F36" w:rsidP="00B0162B">
      <w:pPr>
        <w:ind w:firstLineChars="200" w:firstLine="420"/>
      </w:pPr>
      <w:r>
        <w:rPr>
          <w:rFonts w:hint="eastAsia"/>
        </w:rPr>
        <w:t>对一个深度学习网络模型来说，</w:t>
      </w:r>
      <w:r w:rsidR="0014299B">
        <w:rPr>
          <w:rFonts w:hint="eastAsia"/>
        </w:rPr>
        <w:t>网络的拓扑结构，激活函数</w:t>
      </w:r>
      <w:r>
        <w:rPr>
          <w:rFonts w:hint="eastAsia"/>
        </w:rPr>
        <w:t>的选择和</w:t>
      </w:r>
      <w:r w:rsidR="0014299B">
        <w:rPr>
          <w:rFonts w:hint="eastAsia"/>
        </w:rPr>
        <w:t>损失函数的选择</w:t>
      </w:r>
      <w:r>
        <w:rPr>
          <w:rFonts w:hint="eastAsia"/>
        </w:rPr>
        <w:t>是至关重要的</w:t>
      </w:r>
      <w:r w:rsidR="0014299B">
        <w:rPr>
          <w:rFonts w:hint="eastAsia"/>
        </w:rPr>
        <w:t>。</w:t>
      </w:r>
    </w:p>
    <w:p w14:paraId="520552FE" w14:textId="4DE0BE81" w:rsidR="00574290" w:rsidRDefault="003705E8" w:rsidP="00B0162B">
      <w:pPr>
        <w:ind w:firstLineChars="200" w:firstLine="420"/>
      </w:pPr>
      <w:r>
        <w:rPr>
          <w:rFonts w:hint="eastAsia"/>
        </w:rPr>
        <w:t>首先，网络的拓扑结构，即</w:t>
      </w:r>
      <w:r w:rsidR="00431FA2">
        <w:rPr>
          <w:rFonts w:hint="eastAsia"/>
        </w:rPr>
        <w:t>对</w:t>
      </w:r>
      <w:r>
        <w:rPr>
          <w:rFonts w:hint="eastAsia"/>
        </w:rPr>
        <w:t>输入层、</w:t>
      </w:r>
      <w:proofErr w:type="gramStart"/>
      <w:r>
        <w:rPr>
          <w:rFonts w:hint="eastAsia"/>
        </w:rPr>
        <w:t>隐层及</w:t>
      </w:r>
      <w:proofErr w:type="gramEnd"/>
      <w:r>
        <w:rPr>
          <w:rFonts w:hint="eastAsia"/>
        </w:rPr>
        <w:t>输出层</w:t>
      </w:r>
      <w:r w:rsidR="00431FA2">
        <w:rPr>
          <w:rFonts w:hint="eastAsia"/>
        </w:rPr>
        <w:t>的设计</w:t>
      </w:r>
      <w:r>
        <w:rPr>
          <w:rFonts w:hint="eastAsia"/>
        </w:rPr>
        <w:t>。</w:t>
      </w:r>
      <w:r w:rsidR="0014299B">
        <w:rPr>
          <w:rFonts w:hint="eastAsia"/>
        </w:rPr>
        <w:t>输入层和输出层的</w:t>
      </w:r>
      <w:proofErr w:type="gramStart"/>
      <w:r w:rsidR="0014299B">
        <w:rPr>
          <w:rFonts w:hint="eastAsia"/>
        </w:rPr>
        <w:t>节点数</w:t>
      </w:r>
      <w:r w:rsidR="00431FA2">
        <w:rPr>
          <w:rFonts w:hint="eastAsia"/>
        </w:rPr>
        <w:t>很容易</w:t>
      </w:r>
      <w:proofErr w:type="gramEnd"/>
      <w:r w:rsidR="00431FA2">
        <w:rPr>
          <w:rFonts w:hint="eastAsia"/>
        </w:rPr>
        <w:t>得到，</w:t>
      </w:r>
      <w:r w:rsidR="00327D0B">
        <w:rPr>
          <w:rFonts w:hint="eastAsia"/>
        </w:rPr>
        <w:t>难点就在于</w:t>
      </w:r>
      <w:proofErr w:type="gramStart"/>
      <w:r w:rsidR="0014299B">
        <w:rPr>
          <w:rFonts w:hint="eastAsia"/>
        </w:rPr>
        <w:t>对隐层的</w:t>
      </w:r>
      <w:proofErr w:type="gramEnd"/>
      <w:r w:rsidR="00782EA9">
        <w:rPr>
          <w:rFonts w:hint="eastAsia"/>
        </w:rPr>
        <w:t>层数和个数的</w:t>
      </w:r>
      <w:r w:rsidR="0014299B">
        <w:rPr>
          <w:rFonts w:hint="eastAsia"/>
        </w:rPr>
        <w:t>设计。</w:t>
      </w:r>
      <w:proofErr w:type="gramStart"/>
      <w:r w:rsidR="00C63746">
        <w:rPr>
          <w:rFonts w:hint="eastAsia"/>
        </w:rPr>
        <w:t>隐层节点</w:t>
      </w:r>
      <w:proofErr w:type="gramEnd"/>
      <w:r w:rsidR="00C63746">
        <w:rPr>
          <w:rFonts w:hint="eastAsia"/>
        </w:rPr>
        <w:t>的</w:t>
      </w:r>
      <w:r w:rsidR="00EF5CDD">
        <w:rPr>
          <w:rFonts w:hint="eastAsia"/>
        </w:rPr>
        <w:t>目的</w:t>
      </w:r>
      <w:r w:rsidR="00C63746">
        <w:rPr>
          <w:rFonts w:hint="eastAsia"/>
        </w:rPr>
        <w:t>是从输入</w:t>
      </w:r>
      <w:r w:rsidR="00EF5CDD">
        <w:rPr>
          <w:rFonts w:hint="eastAsia"/>
        </w:rPr>
        <w:t>的</w:t>
      </w:r>
      <w:r w:rsidR="00C63746">
        <w:rPr>
          <w:rFonts w:hint="eastAsia"/>
        </w:rPr>
        <w:t>特征图中</w:t>
      </w:r>
      <w:r w:rsidR="00381CCC">
        <w:rPr>
          <w:rFonts w:hint="eastAsia"/>
        </w:rPr>
        <w:t>提取</w:t>
      </w:r>
      <w:r w:rsidR="00EF5CDD">
        <w:rPr>
          <w:rFonts w:hint="eastAsia"/>
        </w:rPr>
        <w:t>到</w:t>
      </w:r>
      <w:r w:rsidR="00C63746">
        <w:rPr>
          <w:rFonts w:hint="eastAsia"/>
        </w:rPr>
        <w:t>隐含的规律</w:t>
      </w:r>
      <w:r w:rsidR="00381CCC">
        <w:rPr>
          <w:rFonts w:hint="eastAsia"/>
        </w:rPr>
        <w:t>，</w:t>
      </w:r>
      <w:proofErr w:type="gramStart"/>
      <w:r w:rsidR="00EF5CDD">
        <w:rPr>
          <w:rFonts w:hint="eastAsia"/>
        </w:rPr>
        <w:t>所以</w:t>
      </w:r>
      <w:r w:rsidR="00381CCC">
        <w:rPr>
          <w:rFonts w:hint="eastAsia"/>
        </w:rPr>
        <w:t>隐层节点</w:t>
      </w:r>
      <w:proofErr w:type="gramEnd"/>
      <w:r w:rsidR="00381CCC">
        <w:rPr>
          <w:rFonts w:hint="eastAsia"/>
        </w:rPr>
        <w:t>数正好等于想要提取的图像特征数</w:t>
      </w:r>
      <w:r w:rsidR="00EF5CDD">
        <w:rPr>
          <w:rFonts w:hint="eastAsia"/>
        </w:rPr>
        <w:t>是最恰当的</w:t>
      </w:r>
      <w:r w:rsidR="00381CCC">
        <w:rPr>
          <w:rFonts w:hint="eastAsia"/>
        </w:rPr>
        <w:t>，</w:t>
      </w:r>
      <w:r w:rsidR="00EF5CDD">
        <w:rPr>
          <w:rFonts w:hint="eastAsia"/>
        </w:rPr>
        <w:t>代表着</w:t>
      </w:r>
      <w:r w:rsidR="00381CCC">
        <w:rPr>
          <w:rFonts w:hint="eastAsia"/>
        </w:rPr>
        <w:t>提取</w:t>
      </w:r>
      <w:r w:rsidR="00EF5CDD">
        <w:rPr>
          <w:rFonts w:hint="eastAsia"/>
        </w:rPr>
        <w:t>到了</w:t>
      </w:r>
      <w:r w:rsidR="00381CCC">
        <w:rPr>
          <w:rFonts w:hint="eastAsia"/>
        </w:rPr>
        <w:t>想要的特征。然而，图像所含的特征数是未知的，我们想要对图像提取的特征往往也不明确，这就</w:t>
      </w:r>
      <w:proofErr w:type="gramStart"/>
      <w:r w:rsidR="00381CCC">
        <w:rPr>
          <w:rFonts w:hint="eastAsia"/>
        </w:rPr>
        <w:t>给隐层</w:t>
      </w:r>
      <w:proofErr w:type="gramEnd"/>
      <w:r w:rsidR="00381CCC">
        <w:rPr>
          <w:rFonts w:hint="eastAsia"/>
        </w:rPr>
        <w:t>的设计带来了很大的难度。如果设计的节点数过少，那么可能从图像中获取的特征就会很少，甚至无法反映图像的规律；而如果设计的节点数太多，就可能提取到我们不想要的特征，甚至是提取到了噪声信息的特征</w:t>
      </w:r>
      <w:r w:rsidR="001A6D48">
        <w:rPr>
          <w:rFonts w:hint="eastAsia"/>
        </w:rPr>
        <w:t>，对噪声进行了拟合，那么模型的泛化能力就会变得很差。</w:t>
      </w:r>
    </w:p>
    <w:p w14:paraId="5D27FF10" w14:textId="77462E57" w:rsidR="002E7279" w:rsidRDefault="001A6D48" w:rsidP="00CE2B46">
      <w:pPr>
        <w:ind w:firstLineChars="200" w:firstLine="420"/>
      </w:pPr>
      <w:r>
        <w:rPr>
          <w:rFonts w:hint="eastAsia"/>
        </w:rPr>
        <w:lastRenderedPageBreak/>
        <w:t>其次，</w:t>
      </w:r>
      <w:r w:rsidR="00960C88">
        <w:rPr>
          <w:rFonts w:hint="eastAsia"/>
        </w:rPr>
        <w:t>激活函数</w:t>
      </w:r>
      <w:r>
        <w:rPr>
          <w:rFonts w:hint="eastAsia"/>
        </w:rPr>
        <w:t>的作用是给原本线性的模型增加非线性的因素，让模型能够更好的拟合非线性的函数。当然，并非任意函数都能够充当激活函数。激活函数通常要具备两个基础的性质。一是可微性。通过上文对训练过程的论述，我们可以看到整个的更新模型参数的过程是基于梯度的，所以要求激活函数也要是可微的。二是输出的范围。</w:t>
      </w:r>
      <w:r w:rsidR="00B74C03">
        <w:rPr>
          <w:rFonts w:hint="eastAsia"/>
        </w:rPr>
        <w:t>输出值的范围对模型参数训练的稳定性与训练的效率息息相关。在实践中，</w:t>
      </w:r>
      <w:proofErr w:type="spellStart"/>
      <w:r w:rsidR="00CE2B46">
        <w:rPr>
          <w:rFonts w:hint="eastAsia"/>
        </w:rPr>
        <w:t>ReLU</w:t>
      </w:r>
      <w:proofErr w:type="spellEnd"/>
      <w:r w:rsidR="00CE2B46">
        <w:rPr>
          <w:rFonts w:hint="eastAsia"/>
        </w:rPr>
        <w:t>函数、</w:t>
      </w:r>
      <w:r w:rsidR="00431196">
        <w:t>T</w:t>
      </w:r>
      <w:r w:rsidR="00CE2B46">
        <w:rPr>
          <w:rFonts w:hint="eastAsia"/>
        </w:rPr>
        <w:t>anh</w:t>
      </w:r>
      <w:r w:rsidR="00CE2B46">
        <w:rPr>
          <w:rFonts w:hint="eastAsia"/>
        </w:rPr>
        <w:t>函数</w:t>
      </w:r>
      <w:r w:rsidR="00B74C03">
        <w:rPr>
          <w:rFonts w:hint="eastAsia"/>
        </w:rPr>
        <w:t>等都是我们常用的激活函数，我们一般取其效果好的使用。</w:t>
      </w:r>
    </w:p>
    <w:p w14:paraId="08177871" w14:textId="11BAE67F" w:rsidR="008B0C66" w:rsidRDefault="002A4D5A" w:rsidP="00B0162B">
      <w:pPr>
        <w:ind w:firstLineChars="200" w:firstLine="420"/>
      </w:pPr>
      <w:r>
        <w:rPr>
          <w:rFonts w:hint="eastAsia"/>
        </w:rPr>
        <w:t>最后，</w:t>
      </w:r>
      <w:r w:rsidR="00A65ACF">
        <w:rPr>
          <w:rFonts w:hint="eastAsia"/>
        </w:rPr>
        <w:t>损失函数</w:t>
      </w:r>
      <m:oMath>
        <m:r>
          <w:rPr>
            <w:rFonts w:ascii="Cambria Math" w:hAnsi="Cambria Math"/>
          </w:rPr>
          <m:t>L=f(</m:t>
        </m:r>
        <m:acc>
          <m:accPr>
            <m:ctrlPr>
              <w:rPr>
                <w:rFonts w:ascii="Cambria Math" w:hAnsi="Cambria Math"/>
                <w:i/>
              </w:rPr>
            </m:ctrlPr>
          </m:accPr>
          <m:e>
            <m:r>
              <w:rPr>
                <w:rFonts w:ascii="Cambria Math" w:hAnsi="Cambria Math"/>
              </w:rPr>
              <m:t>y</m:t>
            </m:r>
          </m:e>
        </m:acc>
        <m:r>
          <w:rPr>
            <w:rFonts w:ascii="Cambria Math" w:hAnsi="Cambria Math"/>
          </w:rPr>
          <m:t>, y)</m:t>
        </m:r>
      </m:oMath>
      <w:r w:rsidR="00A65ACF">
        <w:rPr>
          <w:rFonts w:hint="eastAsia"/>
        </w:rPr>
        <w:t>，</w:t>
      </w:r>
      <m:oMath>
        <m:acc>
          <m:accPr>
            <m:ctrlPr>
              <w:rPr>
                <w:rFonts w:ascii="Cambria Math" w:hAnsi="Cambria Math"/>
                <w:i/>
              </w:rPr>
            </m:ctrlPr>
          </m:accPr>
          <m:e>
            <m:r>
              <w:rPr>
                <w:rFonts w:ascii="Cambria Math" w:hAnsi="Cambria Math"/>
              </w:rPr>
              <m:t>y</m:t>
            </m:r>
          </m:e>
        </m:acc>
      </m:oMath>
      <w:r w:rsidR="00A65ACF">
        <w:rPr>
          <w:rFonts w:hint="eastAsia"/>
        </w:rPr>
        <w:t>是模型预测值，是神经网络模型参数</w:t>
      </w:r>
      <m:oMath>
        <m:r>
          <w:rPr>
            <w:rFonts w:ascii="Cambria Math" w:hAnsi="Cambria Math"/>
          </w:rPr>
          <m:t>w</m:t>
        </m:r>
      </m:oMath>
      <w:r w:rsidR="00A65ACF">
        <w:rPr>
          <w:rFonts w:hint="eastAsia"/>
        </w:rPr>
        <w:t>的函数，记作</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hint="eastAsia"/>
              </w:rPr>
              <m:t>H</m:t>
            </m:r>
          </m:e>
          <m:sub>
            <m:r>
              <w:rPr>
                <w:rFonts w:ascii="Cambria Math" w:hAnsi="Cambria Math" w:hint="eastAsia"/>
              </w:rPr>
              <m:t>w</m:t>
            </m:r>
          </m:sub>
        </m:sSub>
        <m:r>
          <w:rPr>
            <w:rFonts w:ascii="Cambria Math" w:hAnsi="Cambria Math"/>
          </w:rPr>
          <m:t>(x)</m:t>
        </m:r>
      </m:oMath>
      <w:r w:rsidR="00A65ACF">
        <w:rPr>
          <w:rFonts w:hint="eastAsia"/>
        </w:rPr>
        <w:t>。从</w:t>
      </w:r>
      <m:oMath>
        <m:r>
          <w:rPr>
            <w:rFonts w:ascii="Cambria Math" w:hAnsi="Cambria Math"/>
          </w:rPr>
          <m:t>w</m:t>
        </m:r>
      </m:oMath>
      <w:r w:rsidR="00A65ACF">
        <w:rPr>
          <w:rFonts w:hint="eastAsia"/>
        </w:rPr>
        <w:t>的角度看，损失函数</w:t>
      </w:r>
      <w:r w:rsidR="008B0C66">
        <w:rPr>
          <w:rFonts w:hint="eastAsia"/>
        </w:rPr>
        <w:t>也</w:t>
      </w:r>
      <w:r w:rsidR="00A65ACF">
        <w:rPr>
          <w:rFonts w:hint="eastAsia"/>
        </w:rPr>
        <w:t>可以记为</w:t>
      </w:r>
      <m:oMath>
        <m:r>
          <w:rPr>
            <w:rFonts w:ascii="Cambria Math" w:hAnsi="Cambria Math"/>
          </w:rPr>
          <m:t>L(w)=f(</m:t>
        </m:r>
        <m:sSub>
          <m:sSubPr>
            <m:ctrlPr>
              <w:rPr>
                <w:rFonts w:ascii="Cambria Math" w:hAnsi="Cambria Math"/>
                <w:i/>
              </w:rPr>
            </m:ctrlPr>
          </m:sSubPr>
          <m:e>
            <m:r>
              <w:rPr>
                <w:rFonts w:ascii="Cambria Math" w:hAnsi="Cambria Math" w:hint="eastAsia"/>
              </w:rPr>
              <m:t>H</m:t>
            </m:r>
          </m:e>
          <m:sub>
            <m:r>
              <w:rPr>
                <w:rFonts w:ascii="Cambria Math" w:hAnsi="Cambria Math" w:hint="eastAsia"/>
              </w:rPr>
              <m:t>w</m:t>
            </m:r>
          </m:sub>
        </m:sSub>
        <m:r>
          <w:rPr>
            <w:rFonts w:ascii="Cambria Math" w:hAnsi="Cambria Math"/>
          </w:rPr>
          <m:t>(x), y)</m:t>
        </m:r>
      </m:oMath>
      <w:r w:rsidR="007475C7">
        <w:rPr>
          <w:rFonts w:hint="eastAsia"/>
        </w:rPr>
        <w:t>。</w:t>
      </w:r>
      <w:r>
        <w:rPr>
          <w:rFonts w:hint="eastAsia"/>
        </w:rPr>
        <w:t>损失函数可以用来计算梯度更新权重，也可以用来评价模型的好坏。通常来说，损失函数的值越</w:t>
      </w:r>
      <w:proofErr w:type="gramStart"/>
      <w:r>
        <w:rPr>
          <w:rFonts w:hint="eastAsia"/>
        </w:rPr>
        <w:t>小表明</w:t>
      </w:r>
      <w:proofErr w:type="gramEnd"/>
      <w:r>
        <w:rPr>
          <w:rFonts w:hint="eastAsia"/>
        </w:rPr>
        <w:t>模型的参数与训练样本</w:t>
      </w:r>
      <m:oMath>
        <m:r>
          <w:rPr>
            <w:rFonts w:ascii="Cambria Math" w:hAnsi="Cambria Math"/>
          </w:rPr>
          <m:t>(x, y)</m:t>
        </m:r>
      </m:oMath>
      <w:r>
        <w:rPr>
          <w:rFonts w:hint="eastAsia"/>
        </w:rPr>
        <w:t>越贴合</w:t>
      </w:r>
      <w:r w:rsidR="0046345C">
        <w:rPr>
          <w:rFonts w:hint="eastAsia"/>
        </w:rPr>
        <w:t>，即拟合训练样本的能力越强。需要说明的是，即使是同一个算法也可以使用多个不同的损失函数。同激活函数的选择一样，并不是所有函数都适合充当损失函数的。最基本的要求是要对模型参数</w:t>
      </w:r>
      <m:oMath>
        <m:r>
          <w:rPr>
            <w:rFonts w:ascii="Cambria Math" w:hAnsi="Cambria Math"/>
          </w:rPr>
          <m:t>(w,b)</m:t>
        </m:r>
      </m:oMath>
      <w:r w:rsidR="0046345C">
        <w:rPr>
          <w:rFonts w:hint="eastAsia"/>
        </w:rPr>
        <w:t>可微。</w:t>
      </w:r>
    </w:p>
    <w:p w14:paraId="34A2B009" w14:textId="552A8011" w:rsidR="00A65ACF" w:rsidRPr="007475C7" w:rsidRDefault="007475C7" w:rsidP="00B0162B">
      <w:pPr>
        <w:ind w:firstLineChars="200" w:firstLine="420"/>
      </w:pPr>
      <w:r w:rsidRPr="007475C7">
        <w:rPr>
          <w:rFonts w:hint="eastAsia"/>
        </w:rPr>
        <w:t>选择损失函数时，挑选对参数</w:t>
      </w:r>
      <m:oMath>
        <m:r>
          <w:rPr>
            <w:rFonts w:ascii="Cambria Math" w:hAnsi="Cambria Math"/>
          </w:rPr>
          <m:t>(w,b)</m:t>
        </m:r>
      </m:oMath>
      <w:r w:rsidRPr="007475C7">
        <w:rPr>
          <w:rFonts w:hint="eastAsia"/>
        </w:rPr>
        <w:t>可微的函数</w:t>
      </w:r>
      <w:r w:rsidR="00F0218E">
        <w:rPr>
          <w:rFonts w:hint="eastAsia"/>
        </w:rPr>
        <w:t>。</w:t>
      </w:r>
      <w:r w:rsidR="0046345C">
        <w:rPr>
          <w:rFonts w:hint="eastAsia"/>
        </w:rPr>
        <w:t>我们</w:t>
      </w:r>
      <w:r w:rsidR="00F0218E">
        <w:rPr>
          <w:rFonts w:hint="eastAsia"/>
        </w:rPr>
        <w:t>常见</w:t>
      </w:r>
      <w:r w:rsidR="0046345C">
        <w:rPr>
          <w:rFonts w:hint="eastAsia"/>
        </w:rPr>
        <w:t>和常用</w:t>
      </w:r>
      <w:r w:rsidR="00F0218E">
        <w:rPr>
          <w:rFonts w:hint="eastAsia"/>
        </w:rPr>
        <w:t>的损失函数有均方差损失函数及交叉</w:t>
      </w:r>
      <w:proofErr w:type="gramStart"/>
      <w:r w:rsidR="00F0218E">
        <w:rPr>
          <w:rFonts w:hint="eastAsia"/>
        </w:rPr>
        <w:t>熵</w:t>
      </w:r>
      <w:proofErr w:type="gramEnd"/>
      <w:r w:rsidR="00F0218E">
        <w:rPr>
          <w:rFonts w:hint="eastAsia"/>
        </w:rPr>
        <w:t>损失函数</w:t>
      </w:r>
      <w:r w:rsidR="00A14893">
        <w:rPr>
          <w:rFonts w:hint="eastAsia"/>
        </w:rPr>
        <w:t>。当然</w:t>
      </w:r>
      <w:r w:rsidR="0046345C">
        <w:rPr>
          <w:rFonts w:hint="eastAsia"/>
        </w:rPr>
        <w:t>根据问题的不同，</w:t>
      </w:r>
      <w:r w:rsidR="00A14893">
        <w:rPr>
          <w:rFonts w:hint="eastAsia"/>
        </w:rPr>
        <w:t>我们</w:t>
      </w:r>
      <w:r w:rsidR="0046345C">
        <w:rPr>
          <w:rFonts w:hint="eastAsia"/>
        </w:rPr>
        <w:t>可以自己定义合适的损失函数，</w:t>
      </w:r>
      <w:r w:rsidR="00A14893">
        <w:rPr>
          <w:rFonts w:hint="eastAsia"/>
        </w:rPr>
        <w:t>一般来说，</w:t>
      </w:r>
      <w:r w:rsidR="0046345C">
        <w:rPr>
          <w:rFonts w:hint="eastAsia"/>
        </w:rPr>
        <w:t>一个</w:t>
      </w:r>
      <w:r w:rsidR="00A14893">
        <w:rPr>
          <w:rFonts w:hint="eastAsia"/>
        </w:rPr>
        <w:t>好</w:t>
      </w:r>
      <w:r w:rsidR="00343EF1">
        <w:rPr>
          <w:rFonts w:hint="eastAsia"/>
        </w:rPr>
        <w:t>的损失函数</w:t>
      </w:r>
      <w:r w:rsidR="0046345C">
        <w:rPr>
          <w:rFonts w:hint="eastAsia"/>
        </w:rPr>
        <w:t>能够</w:t>
      </w:r>
      <w:r w:rsidR="00A14893">
        <w:rPr>
          <w:rFonts w:hint="eastAsia"/>
        </w:rPr>
        <w:t>对</w:t>
      </w:r>
      <w:r w:rsidR="0046345C">
        <w:rPr>
          <w:rFonts w:hint="eastAsia"/>
        </w:rPr>
        <w:t>模型的学习效率</w:t>
      </w:r>
      <w:r w:rsidR="00A14893">
        <w:rPr>
          <w:rFonts w:hint="eastAsia"/>
        </w:rPr>
        <w:t>有很大的提升</w:t>
      </w:r>
      <w:r w:rsidR="0046345C">
        <w:rPr>
          <w:rFonts w:hint="eastAsia"/>
        </w:rPr>
        <w:t>。</w:t>
      </w:r>
    </w:p>
    <w:p w14:paraId="3469B054" w14:textId="22301703" w:rsidR="0001035B" w:rsidRDefault="0001035B" w:rsidP="00503477">
      <w:pPr>
        <w:pStyle w:val="2"/>
      </w:pPr>
      <w:bookmarkStart w:id="27" w:name="_Toc104039654"/>
      <w:r>
        <w:rPr>
          <w:rFonts w:hint="eastAsia"/>
        </w:rPr>
        <w:t>2</w:t>
      </w:r>
      <w:r>
        <w:t xml:space="preserve">.3 </w:t>
      </w:r>
      <w:r w:rsidR="00426F91">
        <w:rPr>
          <w:rFonts w:hint="eastAsia"/>
        </w:rPr>
        <w:t>卷积神经网络</w:t>
      </w:r>
      <w:bookmarkEnd w:id="27"/>
    </w:p>
    <w:p w14:paraId="6BC57A3A" w14:textId="5E239E8C" w:rsidR="00BB28B4" w:rsidRDefault="00FB24F6" w:rsidP="006D313B">
      <w:pPr>
        <w:ind w:firstLineChars="200" w:firstLine="420"/>
      </w:pPr>
      <w:r>
        <w:rPr>
          <w:rFonts w:hint="eastAsia"/>
        </w:rPr>
        <w:t>卷积神经网络（</w:t>
      </w:r>
      <w:r w:rsidRPr="00FB24F6">
        <w:t>Convolutional Neural Networks</w:t>
      </w:r>
      <w:r>
        <w:rPr>
          <w:rFonts w:hint="eastAsia"/>
        </w:rPr>
        <w:t>，</w:t>
      </w:r>
      <w:r w:rsidRPr="00FB24F6">
        <w:t>CNN</w:t>
      </w:r>
      <w:del w:id="28" w:author="Li Jin" w:date="2022-08-26T09:49:00Z">
        <w:r w:rsidR="00840993" w:rsidDel="00835C99">
          <w:fldChar w:fldCharType="begin"/>
        </w:r>
        <w:r w:rsidR="00E710F5" w:rsidDel="00835C99">
          <w:delInstrText xml:space="preserve"> ADDIN ZOTERO_ITEM CSL_CITATION {"citationID":"MKJWTBmM","properties":{"formattedCitation":"\\super [26]\\nosupersub{}","plainCitation":"[26]","noteIndex":0},"citationItems":[{"id":110,"uris":["http://zotero.org/users/9337392/items/GVL7RFA6"],"itemData":{"id":110,"type":"article-journal","container-title":"arXiv preprint arXiv:1511.08458","title":"An introduction to convolutional neural networks","author":[{"family":"O'Shea","given":"Keiron"},{"family":"Nash","given":"Ryan"}],"issued":{"date-parts":[["2015"]]}}}],"schema":"https://github.com/citation-style-language/schema/raw/master/csl-citation.json"} </w:delInstrText>
        </w:r>
        <w:r w:rsidR="00840993" w:rsidDel="00835C99">
          <w:fldChar w:fldCharType="separate"/>
        </w:r>
        <w:r w:rsidR="00E710F5" w:rsidRPr="00E710F5" w:rsidDel="00835C99">
          <w:rPr>
            <w:rFonts w:cs="Times New Roman"/>
            <w:kern w:val="0"/>
            <w:szCs w:val="24"/>
            <w:vertAlign w:val="superscript"/>
          </w:rPr>
          <w:delText>[26]</w:delText>
        </w:r>
        <w:r w:rsidR="00840993" w:rsidDel="00835C99">
          <w:fldChar w:fldCharType="end"/>
        </w:r>
      </w:del>
      <w:r>
        <w:rPr>
          <w:rFonts w:hint="eastAsia"/>
        </w:rPr>
        <w:t>）</w:t>
      </w:r>
      <w:ins w:id="29" w:author="Li Jin" w:date="2022-08-26T09:49:00Z">
        <w:r w:rsidR="00835C99">
          <w:fldChar w:fldCharType="begin"/>
        </w:r>
      </w:ins>
      <w:r w:rsidR="005B44E0">
        <w:instrText xml:space="preserve"> ADDIN ZOTERO_ITEM CSL_CITATION {"citationID":"MKJWTBmM","properties":{"formattedCitation":"\\super [25]\\nosupersub{}","plainCitation":"[25]","noteIndex":0},"citationItems":[{"id":110,"uris":["http://zotero.org/users/9337392/items/GVL7RFA6"],"itemData":{"id":110,"type":"article-journal","container-title":"arXiv preprint arXiv:1511.08458","title":"An introduction to convolutional neural networks","author":[{"family":"O'Shea","given":"Keiron"},{"family":"Nash","given":"Ryan"}],"issued":{"date-parts":[["2015"]]}}}],"schema":"https://github.com/citation-style-language/schema/raw/master/csl-citation.json"} </w:instrText>
      </w:r>
      <w:ins w:id="30" w:author="Li Jin" w:date="2022-08-26T09:49:00Z">
        <w:r w:rsidR="00835C99">
          <w:fldChar w:fldCharType="separate"/>
        </w:r>
      </w:ins>
      <w:r w:rsidR="005B44E0" w:rsidRPr="005B44E0">
        <w:rPr>
          <w:rFonts w:cs="Times New Roman"/>
          <w:kern w:val="0"/>
          <w:szCs w:val="24"/>
          <w:vertAlign w:val="superscript"/>
        </w:rPr>
        <w:t>[25]</w:t>
      </w:r>
      <w:ins w:id="31" w:author="Li Jin" w:date="2022-08-26T09:49:00Z">
        <w:r w:rsidR="00835C99">
          <w:fldChar w:fldCharType="end"/>
        </w:r>
      </w:ins>
      <w:r w:rsidR="00EE2896">
        <w:rPr>
          <w:rFonts w:hint="eastAsia"/>
        </w:rPr>
        <w:t>在处理图像数据上具有得天独厚的优势</w:t>
      </w:r>
      <w:r>
        <w:rPr>
          <w:rFonts w:hint="eastAsia"/>
        </w:rPr>
        <w:t>，常用于处理分析图像信息，理解图像内容。</w:t>
      </w:r>
    </w:p>
    <w:p w14:paraId="19AB02C3" w14:textId="77777777" w:rsidR="00BB28B4" w:rsidRDefault="00202CDD" w:rsidP="006D313B">
      <w:pPr>
        <w:ind w:firstLineChars="200" w:firstLine="420"/>
      </w:pPr>
      <w:r>
        <w:rPr>
          <w:rFonts w:hint="eastAsia"/>
        </w:rPr>
        <w:t>传统的神经网络</w:t>
      </w:r>
      <w:r w:rsidR="00840993">
        <w:rPr>
          <w:rFonts w:hint="eastAsia"/>
        </w:rPr>
        <w:t>主要的运算是</w:t>
      </w:r>
      <w:r>
        <w:rPr>
          <w:rFonts w:hint="eastAsia"/>
        </w:rPr>
        <w:t>矩阵乘法</w:t>
      </w:r>
      <w:r w:rsidR="00840993">
        <w:rPr>
          <w:rFonts w:hint="eastAsia"/>
        </w:rPr>
        <w:t>，以此从输入得到输出</w:t>
      </w:r>
      <w:r w:rsidR="005E26EF">
        <w:rPr>
          <w:rFonts w:hint="eastAsia"/>
        </w:rPr>
        <w:t>，相邻层的神经元之间</w:t>
      </w:r>
      <w:r w:rsidR="00840993">
        <w:rPr>
          <w:rFonts w:hint="eastAsia"/>
        </w:rPr>
        <w:t>是</w:t>
      </w:r>
      <w:r w:rsidR="00A714F1">
        <w:rPr>
          <w:rFonts w:hint="eastAsia"/>
        </w:rPr>
        <w:t>完全</w:t>
      </w:r>
      <w:r w:rsidR="005E26EF">
        <w:rPr>
          <w:rFonts w:hint="eastAsia"/>
        </w:rPr>
        <w:t>连接</w:t>
      </w:r>
      <w:r w:rsidR="00840993">
        <w:rPr>
          <w:rFonts w:hint="eastAsia"/>
        </w:rPr>
        <w:t>的。这样</w:t>
      </w:r>
      <w:r w:rsidR="005E26EF">
        <w:rPr>
          <w:rFonts w:hint="eastAsia"/>
        </w:rPr>
        <w:t>当神经网络的层数增加时，参数数量会变得非常大，</w:t>
      </w:r>
      <w:r w:rsidR="00A714F1">
        <w:rPr>
          <w:rFonts w:hint="eastAsia"/>
        </w:rPr>
        <w:t>很</w:t>
      </w:r>
      <w:r w:rsidR="005E26EF">
        <w:rPr>
          <w:rFonts w:hint="eastAsia"/>
        </w:rPr>
        <w:t>容易导致模型的过拟合，</w:t>
      </w:r>
      <w:r w:rsidR="00A714F1">
        <w:rPr>
          <w:rFonts w:hint="eastAsia"/>
        </w:rPr>
        <w:t>即</w:t>
      </w:r>
      <w:r w:rsidR="005E26EF">
        <w:rPr>
          <w:rFonts w:hint="eastAsia"/>
        </w:rPr>
        <w:t>泛化能力</w:t>
      </w:r>
      <w:r w:rsidR="00A714F1">
        <w:rPr>
          <w:rFonts w:hint="eastAsia"/>
        </w:rPr>
        <w:t>欠佳</w:t>
      </w:r>
      <w:r w:rsidR="005E26EF">
        <w:rPr>
          <w:rFonts w:hint="eastAsia"/>
        </w:rPr>
        <w:t>。</w:t>
      </w:r>
    </w:p>
    <w:p w14:paraId="29EF9978" w14:textId="11EF054D" w:rsidR="00426F91" w:rsidRPr="00426F91" w:rsidRDefault="005E26EF" w:rsidP="006D313B">
      <w:pPr>
        <w:ind w:firstLineChars="200" w:firstLine="420"/>
      </w:pPr>
      <w:r>
        <w:rPr>
          <w:rFonts w:hint="eastAsia"/>
        </w:rPr>
        <w:t>针对图像信息局部联系强，全局联系不强的特点，提出的卷积神经网络，采用了局部连接、权重共享以及平移不变性</w:t>
      </w:r>
      <w:r w:rsidR="008B11E3">
        <w:rPr>
          <w:rFonts w:hint="eastAsia"/>
        </w:rPr>
        <w:t>三个重要思想进行了改进，极大的减少了参数的数量，处理图像任务时取得了很好的效果。</w:t>
      </w:r>
    </w:p>
    <w:p w14:paraId="65EEBD68" w14:textId="6474145F" w:rsidR="00503477" w:rsidRDefault="00503477" w:rsidP="00503477">
      <w:pPr>
        <w:pStyle w:val="3"/>
      </w:pPr>
      <w:bookmarkStart w:id="32" w:name="_Toc104039655"/>
      <w:r>
        <w:rPr>
          <w:rFonts w:hint="eastAsia"/>
        </w:rPr>
        <w:t>2</w:t>
      </w:r>
      <w:r>
        <w:t>.3.1</w:t>
      </w:r>
      <w:r w:rsidR="008B11E3">
        <w:t xml:space="preserve"> </w:t>
      </w:r>
      <w:r w:rsidR="008B11E3">
        <w:rPr>
          <w:rFonts w:hint="eastAsia"/>
        </w:rPr>
        <w:t>卷积神经网络的组成</w:t>
      </w:r>
      <w:bookmarkEnd w:id="32"/>
    </w:p>
    <w:p w14:paraId="40E744BA" w14:textId="6738A9CF" w:rsidR="000341E6" w:rsidRDefault="00453866" w:rsidP="00F7620B">
      <w:pPr>
        <w:ind w:firstLineChars="200" w:firstLine="420"/>
      </w:pPr>
      <w:r>
        <w:rPr>
          <w:rFonts w:hint="eastAsia"/>
        </w:rPr>
        <w:t>以经典的卷积神经网络</w:t>
      </w:r>
      <w:r>
        <w:rPr>
          <w:rFonts w:hint="eastAsia"/>
        </w:rPr>
        <w:t>VGG</w:t>
      </w:r>
      <w:r>
        <w:t>16</w:t>
      </w:r>
      <w:r>
        <w:rPr>
          <w:rFonts w:hint="eastAsia"/>
        </w:rPr>
        <w:t>为例</w:t>
      </w:r>
      <w:r w:rsidR="007F5081">
        <w:rPr>
          <w:rFonts w:hint="eastAsia"/>
        </w:rPr>
        <w:t>，</w:t>
      </w:r>
      <w:r w:rsidR="00AA7C18">
        <w:rPr>
          <w:rFonts w:hint="eastAsia"/>
        </w:rPr>
        <w:t>图</w:t>
      </w:r>
      <w:r w:rsidR="00AA7C18">
        <w:rPr>
          <w:rFonts w:hint="eastAsia"/>
        </w:rPr>
        <w:t>8</w:t>
      </w:r>
      <w:r w:rsidR="00AA7C18">
        <w:rPr>
          <w:rFonts w:hint="eastAsia"/>
        </w:rPr>
        <w:t>展示了</w:t>
      </w:r>
      <w:r>
        <w:rPr>
          <w:rFonts w:hint="eastAsia"/>
        </w:rPr>
        <w:t>VGG</w:t>
      </w:r>
      <w:r>
        <w:t>16</w:t>
      </w:r>
      <w:r>
        <w:rPr>
          <w:rFonts w:hint="eastAsia"/>
        </w:rPr>
        <w:t>的网络结构</w:t>
      </w:r>
      <w:r w:rsidR="00F7620B">
        <w:rPr>
          <w:rFonts w:hint="eastAsia"/>
        </w:rPr>
        <w:t>，</w:t>
      </w:r>
      <w:r w:rsidR="000341E6">
        <w:rPr>
          <w:rFonts w:hint="eastAsia"/>
        </w:rPr>
        <w:t>图</w:t>
      </w:r>
      <w:r w:rsidR="00CA58BE">
        <w:t>11</w:t>
      </w:r>
      <w:r w:rsidR="000341E6">
        <w:rPr>
          <w:rFonts w:hint="eastAsia"/>
        </w:rPr>
        <w:t>展示了</w:t>
      </w:r>
      <w:r w:rsidR="000341E6">
        <w:rPr>
          <w:rFonts w:hint="eastAsia"/>
        </w:rPr>
        <w:t>VGG</w:t>
      </w:r>
      <w:r w:rsidR="000341E6">
        <w:t>16</w:t>
      </w:r>
      <w:r w:rsidR="000341E6">
        <w:rPr>
          <w:rFonts w:hint="eastAsia"/>
        </w:rPr>
        <w:t>网络的每一层细节</w:t>
      </w:r>
      <w:r w:rsidR="00F7620B">
        <w:rPr>
          <w:rFonts w:hint="eastAsia"/>
        </w:rPr>
        <w:t>。</w:t>
      </w:r>
      <w:r w:rsidR="007F5081">
        <w:rPr>
          <w:rFonts w:hint="eastAsia"/>
        </w:rPr>
        <w:t>下面做具体的说明</w:t>
      </w:r>
      <w:r w:rsidR="00231E36">
        <w:rPr>
          <w:rFonts w:hint="eastAsia"/>
        </w:rPr>
        <w:t>：</w:t>
      </w:r>
    </w:p>
    <w:p w14:paraId="03446446" w14:textId="190DE1CA" w:rsidR="000341E6" w:rsidRDefault="00231E36" w:rsidP="000341E6">
      <w:pPr>
        <w:ind w:firstLineChars="200" w:firstLine="420"/>
      </w:pPr>
      <w:r>
        <w:rPr>
          <w:rFonts w:hint="eastAsia"/>
        </w:rPr>
        <w:t>（</w:t>
      </w:r>
      <w:r>
        <w:rPr>
          <w:rFonts w:hint="eastAsia"/>
        </w:rPr>
        <w:t>1</w:t>
      </w:r>
      <w:r>
        <w:rPr>
          <w:rFonts w:hint="eastAsia"/>
        </w:rPr>
        <w:t>）卷积层。</w:t>
      </w:r>
      <w:r w:rsidR="000341E6">
        <w:rPr>
          <w:rFonts w:hint="eastAsia"/>
        </w:rPr>
        <w:t>卷积层是</w:t>
      </w:r>
      <w:r w:rsidR="007F5081">
        <w:rPr>
          <w:rFonts w:hint="eastAsia"/>
        </w:rPr>
        <w:t>整个</w:t>
      </w:r>
      <w:r w:rsidR="000341E6">
        <w:rPr>
          <w:rFonts w:hint="eastAsia"/>
        </w:rPr>
        <w:t>卷积神经网络的</w:t>
      </w:r>
      <w:proofErr w:type="gramStart"/>
      <w:r w:rsidR="007F5081">
        <w:rPr>
          <w:rFonts w:hint="eastAsia"/>
        </w:rPr>
        <w:t>最</w:t>
      </w:r>
      <w:proofErr w:type="gramEnd"/>
      <w:r w:rsidR="000341E6">
        <w:rPr>
          <w:rFonts w:hint="eastAsia"/>
        </w:rPr>
        <w:t>核心</w:t>
      </w:r>
      <w:r w:rsidR="007F5081">
        <w:rPr>
          <w:rFonts w:hint="eastAsia"/>
        </w:rPr>
        <w:t>的层次，它的主要运算就是卷积运算</w:t>
      </w:r>
      <w:r w:rsidR="000341E6">
        <w:rPr>
          <w:rFonts w:hint="eastAsia"/>
        </w:rPr>
        <w:t>，相对其它子网</w:t>
      </w:r>
      <w:r w:rsidR="007F5081">
        <w:rPr>
          <w:rFonts w:hint="eastAsia"/>
        </w:rPr>
        <w:t>计算更加复杂</w:t>
      </w:r>
      <w:r w:rsidR="000341E6">
        <w:rPr>
          <w:rFonts w:hint="eastAsia"/>
        </w:rPr>
        <w:t>。卷积层的主要功能是提取特征。卷积运算如下：</w:t>
      </w:r>
    </w:p>
    <w:p w14:paraId="71C77697" w14:textId="77777777" w:rsidR="000341E6" w:rsidRPr="005C21D6" w:rsidRDefault="00000000" w:rsidP="000341E6">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h</m:t>
                  </m:r>
                  <m:d>
                    <m:dPr>
                      <m:ctrlPr>
                        <w:rPr>
                          <w:rFonts w:ascii="Cambria Math" w:hAnsi="Cambria Math"/>
                          <w:i/>
                        </w:rPr>
                      </m:ctrlPr>
                    </m:dPr>
                    <m:e>
                      <m:r>
                        <w:rPr>
                          <w:rFonts w:ascii="Cambria Math" w:hAnsi="Cambria Math"/>
                        </w:rPr>
                        <m:t>n-i</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e>
              </m:nary>
              <m:r>
                <w:rPr>
                  <w:rFonts w:ascii="Cambria Math" w:hAnsi="Cambria Math"/>
                </w:rPr>
                <m:t>,#</m:t>
              </m:r>
              <m:d>
                <m:dPr>
                  <m:ctrlPr>
                    <w:rPr>
                      <w:rFonts w:ascii="Cambria Math" w:hAnsi="Cambria Math"/>
                      <w:i/>
                    </w:rPr>
                  </m:ctrlPr>
                </m:dPr>
                <m:e>
                  <m:r>
                    <w:rPr>
                      <w:rFonts w:ascii="Cambria Math" w:hAnsi="Cambria Math"/>
                    </w:rPr>
                    <m:t>2-9</m:t>
                  </m:r>
                </m:e>
              </m:d>
            </m:e>
          </m:eqArr>
        </m:oMath>
      </m:oMathPara>
    </w:p>
    <w:p w14:paraId="0C1D82A9" w14:textId="77777777" w:rsidR="000341E6" w:rsidRDefault="000341E6" w:rsidP="000341E6">
      <w:r>
        <w:rPr>
          <w:rFonts w:hint="eastAsia"/>
        </w:rPr>
        <w:t>其中“</w:t>
      </w:r>
      <w:r>
        <w:rPr>
          <w:rFonts w:hint="eastAsia"/>
        </w:rPr>
        <w:t>*</w:t>
      </w:r>
      <w:r>
        <w:rPr>
          <w:rFonts w:hint="eastAsia"/>
        </w:rPr>
        <w:t>”表示卷积运算。</w:t>
      </w:r>
    </w:p>
    <w:p w14:paraId="6B846C67" w14:textId="77777777" w:rsidR="000341E6" w:rsidRPr="00293A3A" w:rsidRDefault="000341E6" w:rsidP="000341E6">
      <w:pPr>
        <w:ind w:firstLineChars="200" w:firstLine="420"/>
      </w:pPr>
      <w:r>
        <w:rPr>
          <w:rFonts w:hint="eastAsia"/>
        </w:rPr>
        <w:t>计算的过程如图</w:t>
      </w:r>
      <w:r>
        <w:rPr>
          <w:rFonts w:hint="eastAsia"/>
        </w:rPr>
        <w:t>1</w:t>
      </w:r>
      <w:r>
        <w:t>0</w:t>
      </w:r>
      <w:r>
        <w:rPr>
          <w:rFonts w:hint="eastAsia"/>
        </w:rPr>
        <w:t>所示，使用卷积核扫过整张图片。对整张图片做卷积的过程，我们可以理解为每次对一个小区域进行特征提取，得到了这个小区域的特征信息。</w:t>
      </w:r>
    </w:p>
    <w:p w14:paraId="0B8FDFFE" w14:textId="635987F9" w:rsidR="00813820" w:rsidRDefault="00813820" w:rsidP="00813820">
      <w:pPr>
        <w:ind w:firstLineChars="200" w:firstLine="420"/>
      </w:pPr>
      <w:r>
        <w:rPr>
          <w:rFonts w:hint="eastAsia"/>
        </w:rPr>
        <w:t>在实际的应用中，一个卷积网络中通常都会有很多个卷积核。卷积层还有一些其他的参数，</w:t>
      </w:r>
      <w:r>
        <w:rPr>
          <w:rFonts w:hint="eastAsia"/>
        </w:rPr>
        <w:lastRenderedPageBreak/>
        <w:t>比如</w:t>
      </w:r>
      <w:r>
        <w:rPr>
          <w:rFonts w:hint="eastAsia"/>
        </w:rPr>
        <w:t>padding</w:t>
      </w:r>
      <w:r>
        <w:rPr>
          <w:rFonts w:hint="eastAsia"/>
        </w:rPr>
        <w:t>参数的设置，其代表了边界扩充的大小，作用是：对输入图像或是特征图的尺寸进行像素的填充，以防止在经过每一层的处理后图像尺寸的逐渐减小，同时还有对图像的边缘信息进行强化的功能等。还有如卷积步长（</w:t>
      </w:r>
      <w:r>
        <w:rPr>
          <w:rFonts w:hint="eastAsia"/>
        </w:rPr>
        <w:t>stride</w:t>
      </w:r>
      <w:r>
        <w:rPr>
          <w:rFonts w:hint="eastAsia"/>
        </w:rPr>
        <w:t>）的设置，其表示滑动滤波器时每次移动的像素点个数，并与</w:t>
      </w:r>
      <w:r>
        <w:rPr>
          <w:rFonts w:hint="eastAsia"/>
        </w:rPr>
        <w:t>padding</w:t>
      </w:r>
      <w:r>
        <w:rPr>
          <w:rFonts w:hint="eastAsia"/>
        </w:rPr>
        <w:t>等参数一起确定了输出的图像尺寸。</w:t>
      </w:r>
    </w:p>
    <w:p w14:paraId="09B0061D" w14:textId="39AFA051" w:rsidR="000341E6" w:rsidRDefault="00231E36" w:rsidP="00813820">
      <w:pPr>
        <w:ind w:firstLineChars="200" w:firstLine="420"/>
      </w:pPr>
      <w:r>
        <w:rPr>
          <w:rFonts w:hint="eastAsia"/>
        </w:rPr>
        <w:t>（</w:t>
      </w:r>
      <w:r>
        <w:rPr>
          <w:rFonts w:hint="eastAsia"/>
        </w:rPr>
        <w:t>2</w:t>
      </w:r>
      <w:r>
        <w:rPr>
          <w:rFonts w:hint="eastAsia"/>
        </w:rPr>
        <w:t>）池化层。</w:t>
      </w:r>
      <w:r w:rsidR="00813820">
        <w:rPr>
          <w:rFonts w:hint="eastAsia"/>
        </w:rPr>
        <w:t>池化层的主要功能是减小特征图的尺寸，可以有效的减少过拟合的风险，提高泛化能力，同时不会引入额外的参数。常见池化有：</w:t>
      </w:r>
      <w:r w:rsidR="00813820">
        <w:rPr>
          <w:rFonts w:hint="eastAsia"/>
        </w:rPr>
        <w:t>Max Pooling</w:t>
      </w:r>
      <w:r w:rsidR="00813820">
        <w:rPr>
          <w:rFonts w:hint="eastAsia"/>
        </w:rPr>
        <w:t>、</w:t>
      </w:r>
      <w:r w:rsidR="00813820">
        <w:rPr>
          <w:rFonts w:hint="eastAsia"/>
        </w:rPr>
        <w:t>Avg Pooling</w:t>
      </w:r>
      <w:r w:rsidR="00813820">
        <w:rPr>
          <w:rFonts w:hint="eastAsia"/>
        </w:rPr>
        <w:t>等。其中</w:t>
      </w:r>
      <w:r w:rsidR="00E47FED">
        <w:rPr>
          <w:rFonts w:hint="eastAsia"/>
        </w:rPr>
        <w:t>最大池化就是</w:t>
      </w:r>
      <w:r w:rsidR="00813820">
        <w:rPr>
          <w:rFonts w:hint="eastAsia"/>
        </w:rPr>
        <w:t>保留</w:t>
      </w:r>
      <w:r w:rsidR="00E47FED">
        <w:rPr>
          <w:rFonts w:hint="eastAsia"/>
        </w:rPr>
        <w:t>区域</w:t>
      </w:r>
      <w:r w:rsidR="00813820">
        <w:rPr>
          <w:rFonts w:hint="eastAsia"/>
        </w:rPr>
        <w:t>最大值，</w:t>
      </w:r>
      <w:r w:rsidR="00E47FED">
        <w:rPr>
          <w:rFonts w:hint="eastAsia"/>
        </w:rPr>
        <w:t>可很好的</w:t>
      </w:r>
      <w:r w:rsidR="00813820">
        <w:rPr>
          <w:rFonts w:hint="eastAsia"/>
        </w:rPr>
        <w:t>提高提取特征的鲁棒性，做池化的过程如图</w:t>
      </w:r>
      <w:r w:rsidR="00CA58BE">
        <w:t>9</w:t>
      </w:r>
      <w:r w:rsidR="00813820">
        <w:rPr>
          <w:rFonts w:hint="eastAsia"/>
        </w:rPr>
        <w:t>所示。</w:t>
      </w:r>
    </w:p>
    <w:p w14:paraId="59A45F23" w14:textId="2611E53F" w:rsidR="00E415E4" w:rsidRPr="00E415E4" w:rsidRDefault="00E415E4" w:rsidP="00E415E4">
      <w:pPr>
        <w:ind w:firstLineChars="200" w:firstLine="420"/>
      </w:pPr>
      <w:r>
        <w:rPr>
          <w:rFonts w:hint="eastAsia"/>
        </w:rPr>
        <w:t>（</w:t>
      </w:r>
      <w:r>
        <w:t>3</w:t>
      </w:r>
      <w:r>
        <w:rPr>
          <w:rFonts w:hint="eastAsia"/>
        </w:rPr>
        <w:t>）全连接层。全连接层一般会用于卷积和池化操作之后，它会将之前层提取得到的特征图进一步处理为一维特征向量的形式，特征向量中就蕴含了提取到的图像的所有特征信息，再根据得到的特征向量计算各个分类的概率，以此完成分类任务。习惯上，我们还可以在全连接层后加一层</w:t>
      </w:r>
      <w:proofErr w:type="spellStart"/>
      <w:r>
        <w:rPr>
          <w:rFonts w:hint="eastAsia"/>
        </w:rPr>
        <w:t>Softmax</w:t>
      </w:r>
      <w:proofErr w:type="spellEnd"/>
      <w:r>
        <w:rPr>
          <w:rFonts w:hint="eastAsia"/>
        </w:rPr>
        <w:t>层。</w:t>
      </w:r>
      <w:proofErr w:type="spellStart"/>
      <w:r>
        <w:rPr>
          <w:rFonts w:hint="eastAsia"/>
        </w:rPr>
        <w:t>Softmax</w:t>
      </w:r>
      <w:proofErr w:type="spellEnd"/>
      <w:r>
        <w:rPr>
          <w:rFonts w:hint="eastAsia"/>
        </w:rPr>
        <w:t>层的作用是对输出进行归一化，计算得分类的概率。使用</w:t>
      </w:r>
      <w:proofErr w:type="spellStart"/>
      <w:r>
        <w:rPr>
          <w:rFonts w:hint="eastAsia"/>
        </w:rPr>
        <w:t>Softmax</w:t>
      </w:r>
      <w:proofErr w:type="spellEnd"/>
      <w:r>
        <w:rPr>
          <w:rFonts w:hint="eastAsia"/>
        </w:rPr>
        <w:t>函数的原因是其可以</w:t>
      </w:r>
      <w:r w:rsidRPr="00B86B0F">
        <w:rPr>
          <w:rFonts w:hint="eastAsia"/>
        </w:rPr>
        <w:t>凸显</w:t>
      </w:r>
      <w:r>
        <w:rPr>
          <w:rFonts w:hint="eastAsia"/>
        </w:rPr>
        <w:t>概率最大的值，抑制小概率的值，输出的对比更加明显。</w:t>
      </w:r>
    </w:p>
    <w:p w14:paraId="4B8652FA" w14:textId="2316FF25" w:rsidR="00453866" w:rsidRDefault="00453866" w:rsidP="0082188F">
      <w:pPr>
        <w:jc w:val="center"/>
      </w:pPr>
      <w:r>
        <w:rPr>
          <w:rFonts w:hint="eastAsia"/>
          <w:noProof/>
        </w:rPr>
        <w:drawing>
          <wp:inline distT="0" distB="0" distL="0" distR="0" wp14:anchorId="676E8479" wp14:editId="3BED413F">
            <wp:extent cx="4988764" cy="28422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0036" cy="2882866"/>
                    </a:xfrm>
                    <a:prstGeom prst="rect">
                      <a:avLst/>
                    </a:prstGeom>
                  </pic:spPr>
                </pic:pic>
              </a:graphicData>
            </a:graphic>
          </wp:inline>
        </w:drawing>
      </w:r>
    </w:p>
    <w:p w14:paraId="2708CECB" w14:textId="76CC951C" w:rsidR="00453866" w:rsidRDefault="00453866" w:rsidP="002F236D">
      <w:pPr>
        <w:spacing w:afterLines="50" w:after="156"/>
        <w:jc w:val="left"/>
        <w:rPr>
          <w:rFonts w:cs="Times New Roman"/>
          <w:sz w:val="18"/>
          <w:szCs w:val="18"/>
        </w:rPr>
      </w:pPr>
      <w:r w:rsidRPr="002F236D">
        <w:rPr>
          <w:rFonts w:cs="Times New Roman"/>
          <w:b/>
          <w:bCs/>
          <w:sz w:val="18"/>
          <w:szCs w:val="18"/>
        </w:rPr>
        <w:t>图</w:t>
      </w:r>
      <w:r w:rsidRPr="002F236D">
        <w:rPr>
          <w:rFonts w:cs="Times New Roman"/>
          <w:b/>
          <w:bCs/>
          <w:sz w:val="18"/>
          <w:szCs w:val="18"/>
        </w:rPr>
        <w:t>8</w:t>
      </w:r>
      <w:r w:rsidRPr="00494619">
        <w:rPr>
          <w:rFonts w:cs="Times New Roman"/>
          <w:sz w:val="18"/>
          <w:szCs w:val="18"/>
        </w:rPr>
        <w:t xml:space="preserve"> VGG16</w:t>
      </w:r>
      <w:r w:rsidRPr="00494619">
        <w:rPr>
          <w:rFonts w:cs="Times New Roman"/>
          <w:sz w:val="18"/>
          <w:szCs w:val="18"/>
        </w:rPr>
        <w:t>网络</w:t>
      </w:r>
      <w:r w:rsidR="00CA58BE">
        <w:rPr>
          <w:rFonts w:cs="Times New Roman" w:hint="eastAsia"/>
          <w:sz w:val="18"/>
          <w:szCs w:val="18"/>
        </w:rPr>
        <w:t>的</w:t>
      </w:r>
      <w:r w:rsidRPr="00494619">
        <w:rPr>
          <w:rFonts w:cs="Times New Roman"/>
          <w:sz w:val="18"/>
          <w:szCs w:val="18"/>
        </w:rPr>
        <w:t>结构图</w:t>
      </w:r>
      <w:r w:rsidR="002F236D">
        <w:rPr>
          <w:rFonts w:cs="Times New Roman" w:hint="eastAsia"/>
          <w:sz w:val="18"/>
          <w:szCs w:val="18"/>
        </w:rPr>
        <w:t>。</w:t>
      </w:r>
    </w:p>
    <w:p w14:paraId="5AF75A3A" w14:textId="77777777" w:rsidR="00E415E4" w:rsidRDefault="00E415E4" w:rsidP="00E415E4">
      <w:pPr>
        <w:jc w:val="center"/>
      </w:pPr>
      <w:r>
        <w:rPr>
          <w:rFonts w:hint="eastAsia"/>
          <w:noProof/>
        </w:rPr>
        <w:drawing>
          <wp:inline distT="0" distB="0" distL="0" distR="0" wp14:anchorId="56E108E4" wp14:editId="3F5371DB">
            <wp:extent cx="3703320" cy="23125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a:extLst>
                        <a:ext uri="{28A0092B-C50C-407E-A947-70E740481C1C}">
                          <a14:useLocalDpi xmlns:a14="http://schemas.microsoft.com/office/drawing/2010/main" val="0"/>
                        </a:ext>
                      </a:extLst>
                    </a:blip>
                    <a:stretch>
                      <a:fillRect/>
                    </a:stretch>
                  </pic:blipFill>
                  <pic:spPr>
                    <a:xfrm>
                      <a:off x="0" y="0"/>
                      <a:ext cx="3732627" cy="2330887"/>
                    </a:xfrm>
                    <a:prstGeom prst="rect">
                      <a:avLst/>
                    </a:prstGeom>
                  </pic:spPr>
                </pic:pic>
              </a:graphicData>
            </a:graphic>
          </wp:inline>
        </w:drawing>
      </w:r>
    </w:p>
    <w:p w14:paraId="14C00C84" w14:textId="404F32C7" w:rsidR="00CA58BE" w:rsidRDefault="00E415E4" w:rsidP="00D429D0">
      <w:pPr>
        <w:spacing w:afterLines="50" w:after="156"/>
        <w:jc w:val="left"/>
        <w:rPr>
          <w:rFonts w:cs="Times New Roman"/>
          <w:sz w:val="18"/>
          <w:szCs w:val="18"/>
        </w:rPr>
      </w:pPr>
      <w:r w:rsidRPr="00D429D0">
        <w:rPr>
          <w:rFonts w:cs="Times New Roman" w:hint="eastAsia"/>
          <w:b/>
          <w:bCs/>
          <w:sz w:val="18"/>
          <w:szCs w:val="18"/>
        </w:rPr>
        <w:t>图</w:t>
      </w:r>
      <w:r w:rsidR="00CA58BE" w:rsidRPr="00D429D0">
        <w:rPr>
          <w:rFonts w:cs="Times New Roman"/>
          <w:b/>
          <w:bCs/>
          <w:sz w:val="18"/>
          <w:szCs w:val="18"/>
        </w:rPr>
        <w:t>9</w:t>
      </w:r>
      <w:r w:rsidRPr="004219E5">
        <w:rPr>
          <w:rFonts w:cs="Times New Roman"/>
          <w:sz w:val="18"/>
          <w:szCs w:val="18"/>
        </w:rPr>
        <w:t xml:space="preserve"> </w:t>
      </w:r>
      <w:r w:rsidRPr="004219E5">
        <w:rPr>
          <w:rFonts w:cs="Times New Roman" w:hint="eastAsia"/>
          <w:sz w:val="18"/>
          <w:szCs w:val="18"/>
        </w:rPr>
        <w:t>卷积</w:t>
      </w:r>
      <w:r>
        <w:rPr>
          <w:rFonts w:cs="Times New Roman" w:hint="eastAsia"/>
          <w:sz w:val="18"/>
          <w:szCs w:val="18"/>
        </w:rPr>
        <w:t>计算的</w:t>
      </w:r>
      <w:r w:rsidRPr="004219E5">
        <w:rPr>
          <w:rFonts w:cs="Times New Roman" w:hint="eastAsia"/>
          <w:sz w:val="18"/>
          <w:szCs w:val="18"/>
        </w:rPr>
        <w:t>过程</w:t>
      </w:r>
      <w:r w:rsidR="000A5B92">
        <w:rPr>
          <w:rFonts w:cs="Times New Roman" w:hint="eastAsia"/>
          <w:sz w:val="18"/>
          <w:szCs w:val="18"/>
        </w:rPr>
        <w:t>，即</w:t>
      </w:r>
      <w:r w:rsidR="00CA58BE">
        <w:rPr>
          <w:rFonts w:cs="Times New Roman" w:hint="eastAsia"/>
          <w:sz w:val="18"/>
          <w:szCs w:val="18"/>
        </w:rPr>
        <w:t>卷积核与原图</w:t>
      </w:r>
      <w:proofErr w:type="gramStart"/>
      <w:r w:rsidR="00CA58BE">
        <w:rPr>
          <w:rFonts w:cs="Times New Roman" w:hint="eastAsia"/>
          <w:sz w:val="18"/>
          <w:szCs w:val="18"/>
        </w:rPr>
        <w:t>做点积运算</w:t>
      </w:r>
      <w:proofErr w:type="gramEnd"/>
      <w:r w:rsidR="00D429D0">
        <w:rPr>
          <w:rFonts w:cs="Times New Roman" w:hint="eastAsia"/>
          <w:sz w:val="18"/>
          <w:szCs w:val="18"/>
        </w:rPr>
        <w:t>。</w:t>
      </w:r>
    </w:p>
    <w:p w14:paraId="14B6160C" w14:textId="330CFA91" w:rsidR="00757571" w:rsidRPr="008B11E3" w:rsidRDefault="00757571" w:rsidP="00684076">
      <w:pPr>
        <w:jc w:val="center"/>
      </w:pPr>
      <w:r>
        <w:rPr>
          <w:rFonts w:hint="eastAsia"/>
          <w:noProof/>
        </w:rPr>
        <w:lastRenderedPageBreak/>
        <w:drawing>
          <wp:inline distT="0" distB="0" distL="0" distR="0" wp14:anchorId="13F56CD0" wp14:editId="796D3ABC">
            <wp:extent cx="1975790" cy="58978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a:extLst>
                        <a:ext uri="{28A0092B-C50C-407E-A947-70E740481C1C}">
                          <a14:useLocalDpi xmlns:a14="http://schemas.microsoft.com/office/drawing/2010/main" val="0"/>
                        </a:ext>
                      </a:extLst>
                    </a:blip>
                    <a:stretch>
                      <a:fillRect/>
                    </a:stretch>
                  </pic:blipFill>
                  <pic:spPr>
                    <a:xfrm>
                      <a:off x="0" y="0"/>
                      <a:ext cx="1988421" cy="5935584"/>
                    </a:xfrm>
                    <a:prstGeom prst="rect">
                      <a:avLst/>
                    </a:prstGeom>
                  </pic:spPr>
                </pic:pic>
              </a:graphicData>
            </a:graphic>
          </wp:inline>
        </w:drawing>
      </w:r>
    </w:p>
    <w:p w14:paraId="5E24E651" w14:textId="1B1CA3B6" w:rsidR="008B11E3" w:rsidRPr="00813820" w:rsidRDefault="00757571" w:rsidP="00D429D0">
      <w:pPr>
        <w:spacing w:afterLines="50" w:after="156"/>
        <w:jc w:val="left"/>
        <w:rPr>
          <w:rFonts w:cs="Times New Roman"/>
          <w:sz w:val="18"/>
          <w:szCs w:val="18"/>
        </w:rPr>
      </w:pPr>
      <w:r w:rsidRPr="00D429D0">
        <w:rPr>
          <w:rFonts w:cs="Times New Roman" w:hint="eastAsia"/>
          <w:b/>
          <w:bCs/>
          <w:sz w:val="18"/>
          <w:szCs w:val="18"/>
        </w:rPr>
        <w:t>图</w:t>
      </w:r>
      <w:r w:rsidR="00CA58BE" w:rsidRPr="00D429D0">
        <w:rPr>
          <w:rFonts w:cs="Times New Roman"/>
          <w:b/>
          <w:bCs/>
          <w:sz w:val="18"/>
          <w:szCs w:val="18"/>
        </w:rPr>
        <w:t>10</w:t>
      </w:r>
      <w:r w:rsidRPr="00494619">
        <w:rPr>
          <w:rFonts w:cs="Times New Roman"/>
          <w:sz w:val="18"/>
          <w:szCs w:val="18"/>
        </w:rPr>
        <w:t xml:space="preserve"> </w:t>
      </w:r>
      <w:r w:rsidR="00494619" w:rsidRPr="00494619">
        <w:rPr>
          <w:rFonts w:cs="Times New Roman" w:hint="eastAsia"/>
          <w:sz w:val="18"/>
          <w:szCs w:val="18"/>
        </w:rPr>
        <w:t>VGG</w:t>
      </w:r>
      <w:r w:rsidR="00494619" w:rsidRPr="00494619">
        <w:rPr>
          <w:rFonts w:cs="Times New Roman"/>
          <w:sz w:val="18"/>
          <w:szCs w:val="18"/>
        </w:rPr>
        <w:t>16</w:t>
      </w:r>
      <w:r w:rsidR="00494619" w:rsidRPr="00494619">
        <w:rPr>
          <w:rFonts w:cs="Times New Roman" w:hint="eastAsia"/>
          <w:sz w:val="18"/>
          <w:szCs w:val="18"/>
        </w:rPr>
        <w:t>网络的每一层细节</w:t>
      </w:r>
      <w:r w:rsidR="00813820">
        <w:rPr>
          <w:rFonts w:cs="Times New Roman" w:hint="eastAsia"/>
          <w:sz w:val="18"/>
          <w:szCs w:val="18"/>
        </w:rPr>
        <w:t>。</w:t>
      </w:r>
      <w:r w:rsidR="00813820" w:rsidRPr="00F7620B">
        <w:rPr>
          <w:rFonts w:cs="Times New Roman" w:hint="eastAsia"/>
          <w:sz w:val="18"/>
          <w:szCs w:val="18"/>
        </w:rPr>
        <w:t>我们可以看到，卷积神经网络中主要包含有三种类型的子网，分别是卷积层、池化层以及全连接层</w:t>
      </w:r>
      <w:r w:rsidR="00D429D0">
        <w:rPr>
          <w:rFonts w:cs="Times New Roman" w:hint="eastAsia"/>
          <w:sz w:val="18"/>
          <w:szCs w:val="18"/>
        </w:rPr>
        <w:t>。</w:t>
      </w:r>
    </w:p>
    <w:p w14:paraId="3141D380" w14:textId="16EDA708" w:rsidR="004219E5" w:rsidRDefault="000C754A" w:rsidP="000C754A">
      <w:pPr>
        <w:jc w:val="center"/>
      </w:pPr>
      <w:r>
        <w:rPr>
          <w:noProof/>
        </w:rPr>
        <w:drawing>
          <wp:inline distT="0" distB="0" distL="0" distR="0" wp14:anchorId="50C32397" wp14:editId="72B8991E">
            <wp:extent cx="3234266" cy="189338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a:extLst>
                        <a:ext uri="{28A0092B-C50C-407E-A947-70E740481C1C}">
                          <a14:useLocalDpi xmlns:a14="http://schemas.microsoft.com/office/drawing/2010/main" val="0"/>
                        </a:ext>
                      </a:extLst>
                    </a:blip>
                    <a:stretch>
                      <a:fillRect/>
                    </a:stretch>
                  </pic:blipFill>
                  <pic:spPr>
                    <a:xfrm>
                      <a:off x="0" y="0"/>
                      <a:ext cx="3244711" cy="1899494"/>
                    </a:xfrm>
                    <a:prstGeom prst="rect">
                      <a:avLst/>
                    </a:prstGeom>
                  </pic:spPr>
                </pic:pic>
              </a:graphicData>
            </a:graphic>
          </wp:inline>
        </w:drawing>
      </w:r>
    </w:p>
    <w:p w14:paraId="00A0DE5E" w14:textId="14AF4C82" w:rsidR="00EA2B02" w:rsidRPr="00165210" w:rsidRDefault="00165210" w:rsidP="00832688">
      <w:pPr>
        <w:spacing w:afterLines="50" w:after="156"/>
        <w:jc w:val="left"/>
        <w:rPr>
          <w:rFonts w:cs="Times New Roman"/>
          <w:sz w:val="18"/>
          <w:szCs w:val="18"/>
        </w:rPr>
      </w:pPr>
      <w:r w:rsidRPr="00832688">
        <w:rPr>
          <w:rFonts w:cs="Times New Roman" w:hint="eastAsia"/>
          <w:b/>
          <w:bCs/>
          <w:sz w:val="18"/>
          <w:szCs w:val="18"/>
        </w:rPr>
        <w:t>图</w:t>
      </w:r>
      <w:r w:rsidRPr="00832688">
        <w:rPr>
          <w:rFonts w:cs="Times New Roman" w:hint="eastAsia"/>
          <w:b/>
          <w:bCs/>
          <w:sz w:val="18"/>
          <w:szCs w:val="18"/>
        </w:rPr>
        <w:t>1</w:t>
      </w:r>
      <w:r w:rsidRPr="00832688">
        <w:rPr>
          <w:rFonts w:cs="Times New Roman"/>
          <w:b/>
          <w:bCs/>
          <w:sz w:val="18"/>
          <w:szCs w:val="18"/>
        </w:rPr>
        <w:t>1</w:t>
      </w:r>
      <w:r w:rsidRPr="00165210">
        <w:rPr>
          <w:rFonts w:cs="Times New Roman"/>
          <w:sz w:val="18"/>
          <w:szCs w:val="18"/>
        </w:rPr>
        <w:t xml:space="preserve"> </w:t>
      </w:r>
      <w:r w:rsidRPr="00165210">
        <w:rPr>
          <w:rFonts w:cs="Times New Roman" w:hint="eastAsia"/>
          <w:sz w:val="18"/>
          <w:szCs w:val="18"/>
        </w:rPr>
        <w:t>池化过程</w:t>
      </w:r>
      <w:r w:rsidR="00E415E4">
        <w:rPr>
          <w:rFonts w:cs="Times New Roman" w:hint="eastAsia"/>
          <w:sz w:val="18"/>
          <w:szCs w:val="18"/>
        </w:rPr>
        <w:t>。最大池化选取了区域中的最大值。平均池化则输出了区域里的平均值</w:t>
      </w:r>
      <w:r w:rsidR="00D429D0">
        <w:rPr>
          <w:rFonts w:cs="Times New Roman" w:hint="eastAsia"/>
          <w:sz w:val="18"/>
          <w:szCs w:val="18"/>
        </w:rPr>
        <w:t>。</w:t>
      </w:r>
    </w:p>
    <w:p w14:paraId="544867D3" w14:textId="14B9E1DF" w:rsidR="004219E5" w:rsidRDefault="0036304A" w:rsidP="0036304A">
      <w:pPr>
        <w:pStyle w:val="3"/>
      </w:pPr>
      <w:bookmarkStart w:id="33" w:name="_Toc104039656"/>
      <w:r>
        <w:rPr>
          <w:rFonts w:hint="eastAsia"/>
        </w:rPr>
        <w:lastRenderedPageBreak/>
        <w:t>2</w:t>
      </w:r>
      <w:r>
        <w:t xml:space="preserve">.3.2 </w:t>
      </w:r>
      <w:r>
        <w:rPr>
          <w:rFonts w:hint="eastAsia"/>
        </w:rPr>
        <w:t>评价指标</w:t>
      </w:r>
      <w:bookmarkEnd w:id="33"/>
    </w:p>
    <w:p w14:paraId="3A1AE2FB" w14:textId="2E4CD1EC" w:rsidR="00B55AEA" w:rsidRDefault="00B55AEA" w:rsidP="00034E90">
      <w:pPr>
        <w:ind w:firstLineChars="200" w:firstLine="420"/>
      </w:pPr>
      <w:r>
        <w:rPr>
          <w:rFonts w:hint="eastAsia"/>
        </w:rPr>
        <w:t>交并比（</w:t>
      </w:r>
      <w:r>
        <w:rPr>
          <w:rFonts w:hint="eastAsia"/>
        </w:rPr>
        <w:t>Intersection</w:t>
      </w:r>
      <w:r>
        <w:t xml:space="preserve"> </w:t>
      </w:r>
      <w:r>
        <w:rPr>
          <w:rFonts w:hint="eastAsia"/>
        </w:rPr>
        <w:t>over</w:t>
      </w:r>
      <w:r>
        <w:t xml:space="preserve"> </w:t>
      </w:r>
      <w:r>
        <w:rPr>
          <w:rFonts w:hint="eastAsia"/>
        </w:rPr>
        <w:t>Union,</w:t>
      </w:r>
      <w:r>
        <w:t xml:space="preserve"> </w:t>
      </w:r>
      <w:proofErr w:type="spellStart"/>
      <w:r>
        <w:rPr>
          <w:rFonts w:hint="eastAsia"/>
        </w:rPr>
        <w:t>IoU</w:t>
      </w:r>
      <w:proofErr w:type="spellEnd"/>
      <w:r>
        <w:rPr>
          <w:rFonts w:hint="eastAsia"/>
        </w:rPr>
        <w:t>）</w:t>
      </w:r>
      <w:r w:rsidRPr="00B55AEA">
        <w:rPr>
          <w:rFonts w:hint="eastAsia"/>
        </w:rPr>
        <w:t>是</w:t>
      </w:r>
      <w:r w:rsidR="00034E90">
        <w:rPr>
          <w:rFonts w:hint="eastAsia"/>
        </w:rPr>
        <w:t>图像识别中用来</w:t>
      </w:r>
      <w:r w:rsidR="00934ADC">
        <w:rPr>
          <w:rFonts w:hint="eastAsia"/>
        </w:rPr>
        <w:t>衡量</w:t>
      </w:r>
      <w:r w:rsidR="00034E90">
        <w:rPr>
          <w:rFonts w:hint="eastAsia"/>
        </w:rPr>
        <w:t>检测准确度的指标。它计算的是算法产生的预测框与真实的标注框的重叠程度，</w:t>
      </w:r>
      <w:r w:rsidRPr="00B55AEA">
        <w:rPr>
          <w:rFonts w:hint="eastAsia"/>
        </w:rPr>
        <w:t>简单来说，</w:t>
      </w:r>
      <w:r w:rsidR="00034E90">
        <w:rPr>
          <w:rFonts w:hint="eastAsia"/>
        </w:rPr>
        <w:t>就是计算这两个</w:t>
      </w:r>
      <w:r w:rsidRPr="00B55AEA">
        <w:rPr>
          <w:rFonts w:hint="eastAsia"/>
        </w:rPr>
        <w:t>矩形框面积交集</w:t>
      </w:r>
      <w:r w:rsidR="00034E90">
        <w:rPr>
          <w:rFonts w:hint="eastAsia"/>
        </w:rPr>
        <w:t>与面积</w:t>
      </w:r>
      <w:r w:rsidRPr="00B55AEA">
        <w:rPr>
          <w:rFonts w:hint="eastAsia"/>
        </w:rPr>
        <w:t>并集</w:t>
      </w:r>
      <w:r w:rsidR="00034E90">
        <w:rPr>
          <w:rFonts w:hint="eastAsia"/>
        </w:rPr>
        <w:t>的比值</w:t>
      </w:r>
      <w:r w:rsidR="00764B85">
        <w:rPr>
          <w:rFonts w:hint="eastAsia"/>
        </w:rPr>
        <w:t>，如图</w:t>
      </w:r>
      <w:r w:rsidR="00764B85">
        <w:rPr>
          <w:rFonts w:hint="eastAsia"/>
        </w:rPr>
        <w:t>1</w:t>
      </w:r>
      <w:r w:rsidR="00764B85">
        <w:t>2</w:t>
      </w:r>
      <w:r w:rsidR="00764B85">
        <w:rPr>
          <w:rFonts w:hint="eastAsia"/>
        </w:rPr>
        <w:t>所示</w:t>
      </w:r>
      <w:r w:rsidR="00165210">
        <w:rPr>
          <w:rFonts w:hint="eastAsia"/>
        </w:rPr>
        <w:t>。计算公式如下</w:t>
      </w:r>
      <w:r w:rsidR="00034E90">
        <w:rPr>
          <w:rFonts w:hint="eastAsia"/>
        </w:rPr>
        <w:t>：</w:t>
      </w:r>
    </w:p>
    <w:p w14:paraId="3A0319E7" w14:textId="23DAF525" w:rsidR="00165210" w:rsidRPr="00165210" w:rsidRDefault="00000000" w:rsidP="00B55AEA">
      <m:oMathPara>
        <m:oMath>
          <m:eqArr>
            <m:eqArrPr>
              <m:maxDist m:val="1"/>
              <m:ctrlPr>
                <w:rPr>
                  <w:rFonts w:ascii="Cambria Math" w:hAnsi="Cambria Math"/>
                  <w:i/>
                </w:rPr>
              </m:ctrlPr>
            </m:eqArrPr>
            <m:e>
              <m:r>
                <w:rPr>
                  <w:rFonts w:ascii="Cambria Math" w:hAnsi="Cambria Math"/>
                </w:rPr>
                <m:t>IOU=</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d>
                <m:dPr>
                  <m:ctrlPr>
                    <w:rPr>
                      <w:rFonts w:ascii="Cambria Math" w:hAnsi="Cambria Math"/>
                      <w:i/>
                    </w:rPr>
                  </m:ctrlPr>
                </m:dPr>
                <m:e>
                  <m:r>
                    <w:rPr>
                      <w:rFonts w:ascii="Cambria Math" w:hAnsi="Cambria Math"/>
                    </w:rPr>
                    <m:t>2-10</m:t>
                  </m:r>
                </m:e>
              </m:d>
            </m:e>
          </m:eqArr>
        </m:oMath>
      </m:oMathPara>
    </w:p>
    <w:p w14:paraId="7C850A6B" w14:textId="2EA2A0FB" w:rsidR="00165210" w:rsidRPr="00165210" w:rsidRDefault="009123FF" w:rsidP="00393710">
      <w:pPr>
        <w:ind w:firstLineChars="200" w:firstLine="420"/>
      </w:pPr>
      <w:proofErr w:type="spellStart"/>
      <w:r w:rsidRPr="009123FF">
        <w:rPr>
          <w:rFonts w:hint="eastAsia"/>
        </w:rPr>
        <w:t>I</w:t>
      </w:r>
      <w:r>
        <w:rPr>
          <w:rFonts w:hint="eastAsia"/>
        </w:rPr>
        <w:t>o</w:t>
      </w:r>
      <w:r w:rsidRPr="009123FF">
        <w:rPr>
          <w:rFonts w:hint="eastAsia"/>
        </w:rPr>
        <w:t>U</w:t>
      </w:r>
      <w:proofErr w:type="spellEnd"/>
      <w:r w:rsidRPr="009123FF">
        <w:rPr>
          <w:rFonts w:hint="eastAsia"/>
        </w:rPr>
        <w:t>是一个</w:t>
      </w:r>
      <w:r w:rsidR="00393710">
        <w:rPr>
          <w:rFonts w:hint="eastAsia"/>
        </w:rPr>
        <w:t>相对</w:t>
      </w:r>
      <w:r w:rsidRPr="009123FF">
        <w:rPr>
          <w:rFonts w:hint="eastAsia"/>
        </w:rPr>
        <w:t>简单的</w:t>
      </w:r>
      <w:r w:rsidR="00393710">
        <w:rPr>
          <w:rFonts w:hint="eastAsia"/>
        </w:rPr>
        <w:t>衡量指标，对能够输出某个预测范围的模型的评价都可以适用。其思想就是以此来</w:t>
      </w:r>
      <w:r w:rsidRPr="009123FF">
        <w:rPr>
          <w:rFonts w:hint="eastAsia"/>
        </w:rPr>
        <w:t>测量</w:t>
      </w:r>
      <w:r w:rsidR="00393710">
        <w:rPr>
          <w:rFonts w:hint="eastAsia"/>
        </w:rPr>
        <w:t>实际值与模型预测值之间的相似程度</w:t>
      </w:r>
      <w:r w:rsidRPr="009123FF">
        <w:rPr>
          <w:rFonts w:hint="eastAsia"/>
        </w:rPr>
        <w:t>，</w:t>
      </w:r>
      <w:r w:rsidR="00393710">
        <w:rPr>
          <w:rFonts w:hint="eastAsia"/>
        </w:rPr>
        <w:t>相似度</w:t>
      </w:r>
      <w:r w:rsidRPr="009123FF">
        <w:rPr>
          <w:rFonts w:hint="eastAsia"/>
        </w:rPr>
        <w:t>越高，</w:t>
      </w:r>
      <w:proofErr w:type="spellStart"/>
      <w:r w:rsidR="00393710">
        <w:rPr>
          <w:rFonts w:hint="eastAsia"/>
        </w:rPr>
        <w:t>IoU</w:t>
      </w:r>
      <w:proofErr w:type="spellEnd"/>
      <w:r w:rsidR="00393710">
        <w:rPr>
          <w:rFonts w:hint="eastAsia"/>
        </w:rPr>
        <w:t>的值就会越大</w:t>
      </w:r>
      <w:r w:rsidRPr="009123FF">
        <w:rPr>
          <w:rFonts w:hint="eastAsia"/>
        </w:rPr>
        <w:t>。</w:t>
      </w:r>
      <w:r w:rsidR="00BD247E">
        <w:rPr>
          <w:rFonts w:hint="eastAsia"/>
        </w:rPr>
        <w:t>在一般的任务中，</w:t>
      </w:r>
      <w:r w:rsidR="00FA14EB">
        <w:rPr>
          <w:rFonts w:hint="eastAsia"/>
        </w:rPr>
        <w:t>我们可以认为</w:t>
      </w:r>
      <w:proofErr w:type="spellStart"/>
      <w:r w:rsidR="00BD247E">
        <w:rPr>
          <w:rFonts w:hint="eastAsia"/>
        </w:rPr>
        <w:t>IoU</w:t>
      </w:r>
      <w:proofErr w:type="spellEnd"/>
      <m:oMath>
        <m:r>
          <w:rPr>
            <w:rFonts w:ascii="Cambria Math" w:hAnsi="Cambria Math"/>
          </w:rPr>
          <m:t>≥</m:t>
        </m:r>
      </m:oMath>
      <w:r w:rsidR="00BD247E">
        <w:t>0.5</w:t>
      </w:r>
      <w:r w:rsidR="00BD247E">
        <w:rPr>
          <w:rFonts w:hint="eastAsia"/>
        </w:rPr>
        <w:t>就</w:t>
      </w:r>
      <w:r w:rsidR="00FA14EB">
        <w:rPr>
          <w:rFonts w:hint="eastAsia"/>
        </w:rPr>
        <w:t>算</w:t>
      </w:r>
      <w:r w:rsidR="00BD247E">
        <w:rPr>
          <w:rFonts w:hint="eastAsia"/>
        </w:rPr>
        <w:t>定位成功（</w:t>
      </w:r>
      <w:r w:rsidR="00BF7CE7">
        <w:t>T</w:t>
      </w:r>
      <w:r w:rsidR="00BD247E" w:rsidRPr="00BD247E">
        <w:t xml:space="preserve">rue </w:t>
      </w:r>
      <w:r w:rsidR="00BF7CE7">
        <w:t>D</w:t>
      </w:r>
      <w:r w:rsidR="00BD247E" w:rsidRPr="00BD247E">
        <w:t>etection</w:t>
      </w:r>
      <w:r w:rsidR="00BD247E">
        <w:rPr>
          <w:rFonts w:hint="eastAsia"/>
        </w:rPr>
        <w:t>）</w:t>
      </w:r>
      <w:r w:rsidR="00FA14EB">
        <w:rPr>
          <w:rFonts w:hint="eastAsia"/>
        </w:rPr>
        <w:t>，当然，在一些要求高精度的任务中，对</w:t>
      </w:r>
      <w:proofErr w:type="spellStart"/>
      <w:r w:rsidR="00FA14EB">
        <w:rPr>
          <w:rFonts w:hint="eastAsia"/>
        </w:rPr>
        <w:t>IoU</w:t>
      </w:r>
      <w:proofErr w:type="spellEnd"/>
      <w:r w:rsidR="00FA14EB">
        <w:rPr>
          <w:rFonts w:hint="eastAsia"/>
        </w:rPr>
        <w:t>有更严格的要求。</w:t>
      </w:r>
    </w:p>
    <w:p w14:paraId="1C5DF56A" w14:textId="15D539A5" w:rsidR="00B55AEA" w:rsidRDefault="00B55AEA" w:rsidP="00B55AEA">
      <w:pPr>
        <w:jc w:val="center"/>
      </w:pPr>
      <w:r>
        <w:rPr>
          <w:rFonts w:hint="eastAsia"/>
          <w:noProof/>
        </w:rPr>
        <w:drawing>
          <wp:inline distT="0" distB="0" distL="0" distR="0" wp14:anchorId="550E3173" wp14:editId="3DA9D743">
            <wp:extent cx="2293819" cy="16460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a:extLst>
                        <a:ext uri="{28A0092B-C50C-407E-A947-70E740481C1C}">
                          <a14:useLocalDpi xmlns:a14="http://schemas.microsoft.com/office/drawing/2010/main" val="0"/>
                        </a:ext>
                      </a:extLst>
                    </a:blip>
                    <a:stretch>
                      <a:fillRect/>
                    </a:stretch>
                  </pic:blipFill>
                  <pic:spPr>
                    <a:xfrm>
                      <a:off x="0" y="0"/>
                      <a:ext cx="2293819" cy="1646063"/>
                    </a:xfrm>
                    <a:prstGeom prst="rect">
                      <a:avLst/>
                    </a:prstGeom>
                  </pic:spPr>
                </pic:pic>
              </a:graphicData>
            </a:graphic>
          </wp:inline>
        </w:drawing>
      </w:r>
    </w:p>
    <w:p w14:paraId="21D13521" w14:textId="52E18F8A" w:rsidR="0036304A" w:rsidRPr="005C030B" w:rsidRDefault="009123FF" w:rsidP="00832688">
      <w:pPr>
        <w:spacing w:afterLines="50" w:after="156"/>
        <w:jc w:val="left"/>
        <w:rPr>
          <w:rFonts w:cs="Times New Roman"/>
          <w:sz w:val="18"/>
          <w:szCs w:val="18"/>
        </w:rPr>
      </w:pPr>
      <w:r w:rsidRPr="00832688">
        <w:rPr>
          <w:rFonts w:cs="Times New Roman" w:hint="eastAsia"/>
          <w:b/>
          <w:bCs/>
          <w:sz w:val="18"/>
          <w:szCs w:val="18"/>
        </w:rPr>
        <w:t>图</w:t>
      </w:r>
      <w:r w:rsidRPr="00832688">
        <w:rPr>
          <w:rFonts w:cs="Times New Roman" w:hint="eastAsia"/>
          <w:b/>
          <w:bCs/>
          <w:sz w:val="18"/>
          <w:szCs w:val="18"/>
        </w:rPr>
        <w:t>1</w:t>
      </w:r>
      <w:r w:rsidRPr="00832688">
        <w:rPr>
          <w:rFonts w:cs="Times New Roman"/>
          <w:b/>
          <w:bCs/>
          <w:sz w:val="18"/>
          <w:szCs w:val="18"/>
        </w:rPr>
        <w:t>2</w:t>
      </w:r>
      <w:r w:rsidRPr="009123FF">
        <w:rPr>
          <w:rFonts w:cs="Times New Roman"/>
          <w:sz w:val="18"/>
          <w:szCs w:val="18"/>
        </w:rPr>
        <w:t xml:space="preserve"> </w:t>
      </w:r>
      <w:r w:rsidRPr="009123FF">
        <w:rPr>
          <w:rFonts w:cs="Times New Roman" w:hint="eastAsia"/>
          <w:sz w:val="18"/>
          <w:szCs w:val="18"/>
        </w:rPr>
        <w:t>交并比</w:t>
      </w:r>
      <w:r w:rsidR="00832688">
        <w:rPr>
          <w:rFonts w:cs="Times New Roman" w:hint="eastAsia"/>
          <w:sz w:val="18"/>
          <w:szCs w:val="18"/>
        </w:rPr>
        <w:t>。</w:t>
      </w:r>
    </w:p>
    <w:p w14:paraId="2A06751B" w14:textId="5710782A" w:rsidR="005F5790" w:rsidRDefault="0001035B" w:rsidP="0001035B">
      <w:pPr>
        <w:pStyle w:val="1"/>
      </w:pPr>
      <w:bookmarkStart w:id="34" w:name="_Toc104039657"/>
      <w:r>
        <w:rPr>
          <w:rFonts w:hint="eastAsia"/>
        </w:rPr>
        <w:t>3</w:t>
      </w:r>
      <w:r>
        <w:t xml:space="preserve"> </w:t>
      </w:r>
      <w:r w:rsidR="00BE0CE4">
        <w:rPr>
          <w:rFonts w:hint="eastAsia"/>
        </w:rPr>
        <w:t>U-Net</w:t>
      </w:r>
      <w:r>
        <w:rPr>
          <w:rFonts w:hint="eastAsia"/>
        </w:rPr>
        <w:t>模型</w:t>
      </w:r>
      <w:bookmarkEnd w:id="34"/>
    </w:p>
    <w:p w14:paraId="0AF3B720" w14:textId="11A273F7" w:rsidR="0001035B" w:rsidRDefault="0001035B" w:rsidP="0001035B">
      <w:pPr>
        <w:pStyle w:val="2"/>
      </w:pPr>
      <w:bookmarkStart w:id="35" w:name="_Toc104039658"/>
      <w:r>
        <w:t xml:space="preserve">3.1 </w:t>
      </w:r>
      <w:r w:rsidR="00D416ED">
        <w:rPr>
          <w:rFonts w:hint="eastAsia"/>
        </w:rPr>
        <w:t>前言</w:t>
      </w:r>
      <w:bookmarkEnd w:id="35"/>
    </w:p>
    <w:p w14:paraId="53755CDC" w14:textId="3317FEE3" w:rsidR="00C37AEA" w:rsidRPr="00C37AEA" w:rsidRDefault="001D2323" w:rsidP="004E25D9">
      <w:pPr>
        <w:ind w:firstLineChars="200" w:firstLine="420"/>
      </w:pPr>
      <w:r>
        <w:rPr>
          <w:rFonts w:hint="eastAsia"/>
        </w:rPr>
        <w:t>如前文所述，对于一个深度学习网络</w:t>
      </w:r>
      <w:r w:rsidR="0016647B">
        <w:rPr>
          <w:rFonts w:hint="eastAsia"/>
        </w:rPr>
        <w:t>模型</w:t>
      </w:r>
      <w:r>
        <w:rPr>
          <w:rFonts w:hint="eastAsia"/>
        </w:rPr>
        <w:t>的训练来说，大量的带有标签的训练样本对</w:t>
      </w:r>
      <w:r w:rsidR="00950A3D">
        <w:rPr>
          <w:rFonts w:hint="eastAsia"/>
        </w:rPr>
        <w:t>提升</w:t>
      </w:r>
      <w:r>
        <w:rPr>
          <w:rFonts w:hint="eastAsia"/>
        </w:rPr>
        <w:t>训练的效果来说至关重要。</w:t>
      </w:r>
      <w:r w:rsidR="00BE0CE4">
        <w:rPr>
          <w:rFonts w:hint="eastAsia"/>
        </w:rPr>
        <w:t>U-Net</w:t>
      </w:r>
      <w:r w:rsidR="00EA5832">
        <w:rPr>
          <w:rFonts w:hint="eastAsia"/>
        </w:rPr>
        <w:t>网络凭借其独特的训练策略很有效的解决了这个问题。它不要特别多的带标签样本，而是</w:t>
      </w:r>
      <w:r w:rsidR="004E25D9">
        <w:rPr>
          <w:rFonts w:hint="eastAsia"/>
        </w:rPr>
        <w:t>更加有效的使用已有的带标签样本，通过重复的使用一种数据增强的方法。</w:t>
      </w:r>
      <w:r w:rsidR="00BE0CE4">
        <w:rPr>
          <w:rFonts w:hint="eastAsia"/>
        </w:rPr>
        <w:t>U-Net</w:t>
      </w:r>
      <w:r w:rsidR="00F2714A">
        <w:rPr>
          <w:rFonts w:hint="eastAsia"/>
        </w:rPr>
        <w:t>的网络结构</w:t>
      </w:r>
      <w:r w:rsidR="00EE2896">
        <w:rPr>
          <w:rFonts w:hint="eastAsia"/>
        </w:rPr>
        <w:t>可以清晰的</w:t>
      </w:r>
      <w:r w:rsidR="004E25D9">
        <w:rPr>
          <w:rFonts w:hint="eastAsia"/>
        </w:rPr>
        <w:t>分为两个部分，一</w:t>
      </w:r>
      <w:r w:rsidR="00EE2896">
        <w:rPr>
          <w:rFonts w:hint="eastAsia"/>
        </w:rPr>
        <w:t>个是捕获上下文信息的</w:t>
      </w:r>
      <w:r w:rsidR="004E25D9">
        <w:rPr>
          <w:rFonts w:hint="eastAsia"/>
        </w:rPr>
        <w:t>收缩路径（</w:t>
      </w:r>
      <w:r w:rsidR="006F33A8">
        <w:t>C</w:t>
      </w:r>
      <w:r w:rsidR="004E25D9" w:rsidRPr="00F2714A">
        <w:t xml:space="preserve">ontracting </w:t>
      </w:r>
      <w:r w:rsidR="006F33A8">
        <w:t>P</w:t>
      </w:r>
      <w:r w:rsidR="004E25D9" w:rsidRPr="00F2714A">
        <w:t>ath</w:t>
      </w:r>
      <w:r w:rsidR="004E25D9">
        <w:rPr>
          <w:rFonts w:hint="eastAsia"/>
        </w:rPr>
        <w:t>）</w:t>
      </w:r>
      <w:r w:rsidR="00EE2896">
        <w:rPr>
          <w:rFonts w:hint="eastAsia"/>
        </w:rPr>
        <w:t>，另一个是</w:t>
      </w:r>
      <w:r w:rsidR="004E25D9">
        <w:rPr>
          <w:rFonts w:hint="eastAsia"/>
        </w:rPr>
        <w:t>对称扩展路径（</w:t>
      </w:r>
      <w:r w:rsidR="006F33A8">
        <w:t>E</w:t>
      </w:r>
      <w:r w:rsidR="004E25D9" w:rsidRPr="00CE0880">
        <w:t xml:space="preserve">xpanding </w:t>
      </w:r>
      <w:r w:rsidR="006F33A8">
        <w:t>P</w:t>
      </w:r>
      <w:r w:rsidR="004E25D9" w:rsidRPr="00CE0880">
        <w:t>ath</w:t>
      </w:r>
      <w:r w:rsidR="004E25D9">
        <w:rPr>
          <w:rFonts w:hint="eastAsia"/>
        </w:rPr>
        <w:t>）。它</w:t>
      </w:r>
      <w:r w:rsidR="002023AB">
        <w:rPr>
          <w:rFonts w:hint="eastAsia"/>
        </w:rPr>
        <w:t>很早</w:t>
      </w:r>
      <w:r w:rsidR="004E25D9">
        <w:rPr>
          <w:rFonts w:hint="eastAsia"/>
        </w:rPr>
        <w:t>就</w:t>
      </w:r>
      <w:r w:rsidR="00131C34">
        <w:rPr>
          <w:rFonts w:hint="eastAsia"/>
        </w:rPr>
        <w:t>使用</w:t>
      </w:r>
      <w:r w:rsidR="00865BB2">
        <w:rPr>
          <w:rFonts w:hint="eastAsia"/>
        </w:rPr>
        <w:t>了</w:t>
      </w:r>
      <w:r w:rsidR="002023AB">
        <w:rPr>
          <w:rFonts w:hint="eastAsia"/>
        </w:rPr>
        <w:t>FCN</w:t>
      </w:r>
      <w:r w:rsidR="00A75603">
        <w:fldChar w:fldCharType="begin"/>
      </w:r>
      <w:r w:rsidR="005B44E0">
        <w:instrText xml:space="preserve"> ADDIN ZOTERO_ITEM CSL_CITATION {"citationID":"v2zN7WJk","properties":{"formattedCitation":"\\super [26]\\nosupersub{}","plainCitation":"[26]","noteIndex":0},"citationItems":[{"id":"qGIMNVg8/3lgAucXE","uris":["http://zotero.org/users/9337392/items/5KVQ2M2V"],"itemData":{"id":111,"type":"paper-conference","container-title":"Proceedings of the IEEE conference on computer vision and pattern recognition","page":"3431–3440","title":"Fully convolutional networks for semantic segmentation","author":[{"family":"Long","given":"Jonathan"},{"family":"Shelhamer","given":"Evan"},{"family":"Darrell","given":"Trevor"}],"issued":{"date-parts":[["2015"]]}}}],"schema":"https://github.com/citation-style-language/schema/raw/master/csl-citation.json"} </w:instrText>
      </w:r>
      <w:r w:rsidR="00A75603">
        <w:fldChar w:fldCharType="separate"/>
      </w:r>
      <w:r w:rsidR="005B44E0" w:rsidRPr="005B44E0">
        <w:rPr>
          <w:rFonts w:cs="Times New Roman"/>
          <w:kern w:val="0"/>
          <w:szCs w:val="24"/>
          <w:vertAlign w:val="superscript"/>
        </w:rPr>
        <w:t>[26]</w:t>
      </w:r>
      <w:r w:rsidR="00A75603">
        <w:fldChar w:fldCharType="end"/>
      </w:r>
      <w:r w:rsidR="002023AB">
        <w:rPr>
          <w:rFonts w:hint="eastAsia"/>
        </w:rPr>
        <w:t>网络</w:t>
      </w:r>
      <w:r w:rsidR="00865BB2">
        <w:rPr>
          <w:rFonts w:hint="eastAsia"/>
        </w:rPr>
        <w:t>去</w:t>
      </w:r>
      <w:r w:rsidR="002023AB">
        <w:rPr>
          <w:rFonts w:hint="eastAsia"/>
        </w:rPr>
        <w:t>完成</w:t>
      </w:r>
      <w:r w:rsidR="00131C34">
        <w:rPr>
          <w:rFonts w:hint="eastAsia"/>
        </w:rPr>
        <w:t>语义分割</w:t>
      </w:r>
      <w:r w:rsidR="002023AB">
        <w:rPr>
          <w:rFonts w:hint="eastAsia"/>
        </w:rPr>
        <w:t>的任务</w:t>
      </w:r>
      <w:r w:rsidR="00131C34">
        <w:rPr>
          <w:rFonts w:hint="eastAsia"/>
        </w:rPr>
        <w:t>，</w:t>
      </w:r>
      <w:r w:rsidR="00865BB2">
        <w:rPr>
          <w:rFonts w:hint="eastAsia"/>
        </w:rPr>
        <w:t>其名字的由来是因其</w:t>
      </w:r>
      <w:r w:rsidR="00865BB2">
        <w:rPr>
          <w:rFonts w:hint="eastAsia"/>
        </w:rPr>
        <w:t>U</w:t>
      </w:r>
      <w:r w:rsidR="00865BB2">
        <w:rPr>
          <w:rFonts w:hint="eastAsia"/>
        </w:rPr>
        <w:t>形的网络结构</w:t>
      </w:r>
      <w:r w:rsidR="00F2714A">
        <w:rPr>
          <w:rFonts w:hint="eastAsia"/>
        </w:rPr>
        <w:t>。</w:t>
      </w:r>
      <w:r w:rsidR="007F5029">
        <w:rPr>
          <w:rFonts w:hint="eastAsia"/>
        </w:rPr>
        <w:t>这种网络</w:t>
      </w:r>
      <w:r w:rsidR="00865BB2">
        <w:rPr>
          <w:rFonts w:hint="eastAsia"/>
        </w:rPr>
        <w:t>可以只</w:t>
      </w:r>
      <w:r w:rsidR="007F5029">
        <w:rPr>
          <w:rFonts w:hint="eastAsia"/>
        </w:rPr>
        <w:t>使用很少</w:t>
      </w:r>
      <w:r w:rsidR="004F7E40">
        <w:rPr>
          <w:rFonts w:hint="eastAsia"/>
        </w:rPr>
        <w:t>的</w:t>
      </w:r>
      <w:r w:rsidR="002023AB">
        <w:rPr>
          <w:rFonts w:hint="eastAsia"/>
        </w:rPr>
        <w:t>样本进行</w:t>
      </w:r>
      <w:r w:rsidR="004F7E40">
        <w:rPr>
          <w:rFonts w:hint="eastAsia"/>
        </w:rPr>
        <w:t>训练，</w:t>
      </w:r>
      <w:r w:rsidR="002023AB">
        <w:rPr>
          <w:rFonts w:hint="eastAsia"/>
        </w:rPr>
        <w:t>并且</w:t>
      </w:r>
      <w:r w:rsidR="00823367">
        <w:rPr>
          <w:rFonts w:hint="eastAsia"/>
        </w:rPr>
        <w:t>在一些国际图像分割大赛上</w:t>
      </w:r>
      <w:r w:rsidR="00F55192">
        <w:rPr>
          <w:rFonts w:hint="eastAsia"/>
        </w:rPr>
        <w:t>都取得了很好的成绩。</w:t>
      </w:r>
    </w:p>
    <w:p w14:paraId="5216C7D1" w14:textId="49057A22" w:rsidR="0001035B" w:rsidRDefault="0001035B" w:rsidP="0001035B">
      <w:pPr>
        <w:pStyle w:val="2"/>
      </w:pPr>
      <w:bookmarkStart w:id="36" w:name="_Toc104039659"/>
      <w:r>
        <w:rPr>
          <w:rFonts w:hint="eastAsia"/>
        </w:rPr>
        <w:t>3</w:t>
      </w:r>
      <w:r>
        <w:t xml:space="preserve">.2 </w:t>
      </w:r>
      <w:r w:rsidR="00216E0A">
        <w:rPr>
          <w:rFonts w:hint="eastAsia"/>
        </w:rPr>
        <w:t>模型详解</w:t>
      </w:r>
      <w:bookmarkEnd w:id="36"/>
    </w:p>
    <w:p w14:paraId="79A36843" w14:textId="45B0C0C3" w:rsidR="0001035B" w:rsidRDefault="0001035B" w:rsidP="0001035B">
      <w:pPr>
        <w:pStyle w:val="3"/>
      </w:pPr>
      <w:bookmarkStart w:id="37" w:name="_Toc104039660"/>
      <w:r w:rsidRPr="00AD25FF">
        <w:t>3.2.1</w:t>
      </w:r>
      <w:r>
        <w:t xml:space="preserve"> </w:t>
      </w:r>
      <w:r w:rsidR="00BE0CE4">
        <w:rPr>
          <w:rFonts w:hint="eastAsia"/>
        </w:rPr>
        <w:t>U-Net</w:t>
      </w:r>
      <w:r w:rsidR="00216E0A">
        <w:rPr>
          <w:rFonts w:hint="eastAsia"/>
        </w:rPr>
        <w:t>的网络结构</w:t>
      </w:r>
      <w:bookmarkEnd w:id="37"/>
    </w:p>
    <w:p w14:paraId="49167E8A" w14:textId="66F72DF8" w:rsidR="00F275FE" w:rsidRDefault="001D09C7" w:rsidP="00A20E96">
      <w:pPr>
        <w:ind w:firstLineChars="200" w:firstLine="420"/>
      </w:pPr>
      <w:r>
        <w:rPr>
          <w:rFonts w:hint="eastAsia"/>
        </w:rPr>
        <w:t>图</w:t>
      </w:r>
      <w:r>
        <w:rPr>
          <w:rFonts w:hint="eastAsia"/>
        </w:rPr>
        <w:t>1</w:t>
      </w:r>
      <w:r>
        <w:t>3</w:t>
      </w:r>
      <w:r>
        <w:rPr>
          <w:rFonts w:hint="eastAsia"/>
        </w:rPr>
        <w:t>展示了</w:t>
      </w:r>
      <w:r w:rsidR="00BE0CE4">
        <w:rPr>
          <w:rFonts w:hint="eastAsia"/>
        </w:rPr>
        <w:t>U-Net</w:t>
      </w:r>
      <w:r w:rsidR="00F275FE">
        <w:rPr>
          <w:rFonts w:hint="eastAsia"/>
        </w:rPr>
        <w:t>的网络结构，</w:t>
      </w:r>
      <w:r w:rsidR="00886C0C">
        <w:rPr>
          <w:rFonts w:hint="eastAsia"/>
        </w:rPr>
        <w:t>在整个网络</w:t>
      </w:r>
      <w:r w:rsidR="0027058A">
        <w:rPr>
          <w:rFonts w:hint="eastAsia"/>
        </w:rPr>
        <w:t>结构</w:t>
      </w:r>
      <w:r w:rsidR="00886C0C">
        <w:rPr>
          <w:rFonts w:hint="eastAsia"/>
        </w:rPr>
        <w:t>的</w:t>
      </w:r>
      <w:r w:rsidR="005B7BEB">
        <w:rPr>
          <w:rFonts w:hint="eastAsia"/>
        </w:rPr>
        <w:t>左侧</w:t>
      </w:r>
      <w:r w:rsidR="004556F1">
        <w:rPr>
          <w:rFonts w:hint="eastAsia"/>
        </w:rPr>
        <w:t>就</w:t>
      </w:r>
      <w:r w:rsidR="005B7BEB">
        <w:rPr>
          <w:rFonts w:hint="eastAsia"/>
        </w:rPr>
        <w:t>是</w:t>
      </w:r>
      <w:r w:rsidR="004556F1">
        <w:rPr>
          <w:rFonts w:hint="eastAsia"/>
        </w:rPr>
        <w:t>它的</w:t>
      </w:r>
      <w:r w:rsidR="005B7BEB">
        <w:rPr>
          <w:rFonts w:hint="eastAsia"/>
        </w:rPr>
        <w:t>收缩路径</w:t>
      </w:r>
      <w:r w:rsidR="004556F1">
        <w:rPr>
          <w:rFonts w:hint="eastAsia"/>
        </w:rPr>
        <w:t>，在路径不包含全连接层。在整个网络结构的</w:t>
      </w:r>
      <w:r w:rsidR="005B7BEB">
        <w:rPr>
          <w:rFonts w:hint="eastAsia"/>
        </w:rPr>
        <w:t>右侧</w:t>
      </w:r>
      <w:r w:rsidR="004556F1">
        <w:rPr>
          <w:rFonts w:hint="eastAsia"/>
        </w:rPr>
        <w:t>就</w:t>
      </w:r>
      <w:r w:rsidR="005B7BEB">
        <w:rPr>
          <w:rFonts w:hint="eastAsia"/>
        </w:rPr>
        <w:t>是</w:t>
      </w:r>
      <w:r w:rsidR="004556F1">
        <w:rPr>
          <w:rFonts w:hint="eastAsia"/>
        </w:rPr>
        <w:t>它的</w:t>
      </w:r>
      <w:r w:rsidR="005B7BEB">
        <w:rPr>
          <w:rFonts w:hint="eastAsia"/>
        </w:rPr>
        <w:t>扩展路径。</w:t>
      </w:r>
      <w:r w:rsidR="007B4188">
        <w:rPr>
          <w:rFonts w:hint="eastAsia"/>
        </w:rPr>
        <w:t>我们可以看到，网络结构</w:t>
      </w:r>
      <w:r w:rsidR="00A2689E">
        <w:rPr>
          <w:rFonts w:hint="eastAsia"/>
        </w:rPr>
        <w:t>包括</w:t>
      </w:r>
      <w:r w:rsidR="00BB565C">
        <w:rPr>
          <w:rFonts w:hint="eastAsia"/>
        </w:rPr>
        <w:t>了</w:t>
      </w:r>
      <w:r w:rsidR="00A2689E">
        <w:rPr>
          <w:rFonts w:hint="eastAsia"/>
        </w:rPr>
        <w:t>多次使用</w:t>
      </w:r>
      <w:r w:rsidR="00BB565C">
        <w:rPr>
          <w:rFonts w:hint="eastAsia"/>
        </w:rPr>
        <w:t>的</w:t>
      </w:r>
      <w:r w:rsidR="007C11B6">
        <w:rPr>
          <w:rFonts w:hint="eastAsia"/>
        </w:rPr>
        <w:t>两</w:t>
      </w:r>
      <w:r w:rsidR="00A2689E">
        <w:rPr>
          <w:rFonts w:hint="eastAsia"/>
        </w:rPr>
        <w:t>层</w:t>
      </w:r>
      <m:oMath>
        <m:r>
          <w:rPr>
            <w:rFonts w:ascii="Cambria Math" w:hAnsi="Cambria Math"/>
          </w:rPr>
          <m:t>3×3</m:t>
        </m:r>
      </m:oMath>
      <w:r w:rsidR="00A2689E">
        <w:rPr>
          <w:rFonts w:hint="eastAsia"/>
        </w:rPr>
        <w:t>的</w:t>
      </w:r>
      <w:r w:rsidR="00BB565C">
        <w:rPr>
          <w:rFonts w:hint="eastAsia"/>
        </w:rPr>
        <w:t>无填充的</w:t>
      </w:r>
      <w:r w:rsidR="00A2689E">
        <w:rPr>
          <w:rFonts w:hint="eastAsia"/>
        </w:rPr>
        <w:t>卷积</w:t>
      </w:r>
      <w:r w:rsidR="00BB565C">
        <w:rPr>
          <w:rFonts w:hint="eastAsia"/>
        </w:rPr>
        <w:t>层</w:t>
      </w:r>
      <w:r w:rsidR="00A2689E">
        <w:rPr>
          <w:rFonts w:hint="eastAsia"/>
        </w:rPr>
        <w:t>，</w:t>
      </w:r>
      <w:r w:rsidR="000F789F">
        <w:rPr>
          <w:rFonts w:hint="eastAsia"/>
        </w:rPr>
        <w:t>并且</w:t>
      </w:r>
      <w:r w:rsidR="00BB565C">
        <w:rPr>
          <w:rFonts w:hint="eastAsia"/>
        </w:rPr>
        <w:t>在</w:t>
      </w:r>
      <w:r w:rsidR="00A2689E">
        <w:rPr>
          <w:rFonts w:hint="eastAsia"/>
        </w:rPr>
        <w:t>每次卷积</w:t>
      </w:r>
      <w:r w:rsidR="00BB565C">
        <w:rPr>
          <w:rFonts w:hint="eastAsia"/>
        </w:rPr>
        <w:t>运算</w:t>
      </w:r>
      <w:r w:rsidR="00A2689E">
        <w:rPr>
          <w:rFonts w:hint="eastAsia"/>
        </w:rPr>
        <w:t>后都会</w:t>
      </w:r>
      <w:r w:rsidR="000F789F">
        <w:rPr>
          <w:rFonts w:hint="eastAsia"/>
        </w:rPr>
        <w:t>经过</w:t>
      </w:r>
      <w:r w:rsidR="007C11B6">
        <w:rPr>
          <w:rFonts w:hint="eastAsia"/>
        </w:rPr>
        <w:t>一个</w:t>
      </w:r>
      <w:proofErr w:type="spellStart"/>
      <w:r w:rsidR="007C11B6">
        <w:rPr>
          <w:rFonts w:hint="eastAsia"/>
        </w:rPr>
        <w:t>ReLU</w:t>
      </w:r>
      <w:proofErr w:type="spellEnd"/>
      <w:r w:rsidR="007C11B6">
        <w:rPr>
          <w:rFonts w:hint="eastAsia"/>
        </w:rPr>
        <w:t>层</w:t>
      </w:r>
      <w:r w:rsidR="00BB565C">
        <w:rPr>
          <w:rFonts w:hint="eastAsia"/>
        </w:rPr>
        <w:t>，以加快收敛速度。</w:t>
      </w:r>
      <w:r w:rsidR="000F789F">
        <w:rPr>
          <w:rFonts w:hint="eastAsia"/>
        </w:rPr>
        <w:t>每</w:t>
      </w:r>
      <w:r w:rsidR="007C11B6">
        <w:rPr>
          <w:rFonts w:hint="eastAsia"/>
        </w:rPr>
        <w:t>两次卷积后</w:t>
      </w:r>
      <w:r w:rsidR="007B4188">
        <w:rPr>
          <w:rFonts w:hint="eastAsia"/>
        </w:rPr>
        <w:t>会</w:t>
      </w:r>
      <w:r w:rsidR="000F789F">
        <w:rPr>
          <w:rFonts w:hint="eastAsia"/>
        </w:rPr>
        <w:t>进行</w:t>
      </w:r>
      <w:r w:rsidR="007C11B6">
        <w:rPr>
          <w:rFonts w:hint="eastAsia"/>
        </w:rPr>
        <w:t>一个</w:t>
      </w:r>
      <m:oMath>
        <m:r>
          <w:rPr>
            <w:rFonts w:ascii="Cambria Math" w:hAnsi="Cambria Math"/>
          </w:rPr>
          <m:t>2×2</m:t>
        </m:r>
      </m:oMath>
      <w:r w:rsidR="007C11B6">
        <w:rPr>
          <w:rFonts w:hint="eastAsia"/>
        </w:rPr>
        <w:t>的最大池化操作</w:t>
      </w:r>
      <w:r w:rsidR="00F43959">
        <w:rPr>
          <w:rFonts w:hint="eastAsia"/>
        </w:rPr>
        <w:t>。</w:t>
      </w:r>
      <w:r w:rsidR="007B4188">
        <w:rPr>
          <w:rFonts w:hint="eastAsia"/>
        </w:rPr>
        <w:t>在扩展路径中，每一层与对应的收缩路径上的一层都有级联，并通过上采样将特征通道数减半。</w:t>
      </w:r>
    </w:p>
    <w:p w14:paraId="2C6FC10B" w14:textId="47CF6924" w:rsidR="00AB1857" w:rsidRDefault="007B4188" w:rsidP="00A311F2">
      <w:pPr>
        <w:ind w:firstLineChars="200" w:firstLine="420"/>
      </w:pPr>
      <w:r>
        <w:rPr>
          <w:rFonts w:hint="eastAsia"/>
        </w:rPr>
        <w:t>研究发现</w:t>
      </w:r>
      <w:del w:id="38" w:author="Li Jin" w:date="2022-08-26T09:50:00Z">
        <w:r w:rsidDel="00835C99">
          <w:fldChar w:fldCharType="begin"/>
        </w:r>
        <w:r w:rsidR="00E710F5" w:rsidDel="00835C99">
          <w:delInstrText xml:space="preserve"> ADDIN ZOTERO_ITEM CSL_CITATION {"citationID":"88YtVXHG","properties":{"formattedCitation":"\\super [19]\\nosupersub{}","plainCitation":"[19]","noteIndex":0},"citationItems":[{"id":82,"uris":["http://zotero.org/users/9337392/items/HIPRCLFP"],"itemData":{"id":82,"type":"article","abstract":"There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delInstrText>
        </w:r>
        <w:r w:rsidDel="00835C99">
          <w:fldChar w:fldCharType="separate"/>
        </w:r>
        <w:r w:rsidR="00E710F5" w:rsidRPr="00E710F5" w:rsidDel="00835C99">
          <w:rPr>
            <w:rFonts w:cs="Times New Roman"/>
            <w:kern w:val="0"/>
            <w:szCs w:val="24"/>
            <w:vertAlign w:val="superscript"/>
          </w:rPr>
          <w:delText>[19]</w:delText>
        </w:r>
        <w:r w:rsidDel="00835C99">
          <w:fldChar w:fldCharType="end"/>
        </w:r>
      </w:del>
      <w:r>
        <w:rPr>
          <w:rFonts w:hint="eastAsia"/>
        </w:rPr>
        <w:t>，</w:t>
      </w:r>
      <w:r w:rsidR="00FE19FB">
        <w:rPr>
          <w:rFonts w:hint="eastAsia"/>
        </w:rPr>
        <w:t>选择合适的输入平铺大小，对实现分割图的无缝平铺</w:t>
      </w:r>
      <w:r w:rsidR="00A311F2">
        <w:rPr>
          <w:rFonts w:hint="eastAsia"/>
        </w:rPr>
        <w:t>以及能够将</w:t>
      </w:r>
      <m:oMath>
        <m:r>
          <w:rPr>
            <w:rFonts w:ascii="Cambria Math" w:hAnsi="Cambria Math"/>
          </w:rPr>
          <m:t>2×2</m:t>
        </m:r>
      </m:oMath>
      <w:r w:rsidR="00A311F2">
        <w:rPr>
          <w:rFonts w:hint="eastAsia"/>
        </w:rPr>
        <w:t>的池化</w:t>
      </w:r>
      <w:r w:rsidR="00A311F2">
        <w:rPr>
          <w:rFonts w:hint="eastAsia"/>
        </w:rPr>
        <w:lastRenderedPageBreak/>
        <w:t>操作应用于均匀长宽的特征</w:t>
      </w:r>
      <w:proofErr w:type="gramStart"/>
      <w:r w:rsidR="00A311F2">
        <w:rPr>
          <w:rFonts w:hint="eastAsia"/>
        </w:rPr>
        <w:t>图来说</w:t>
      </w:r>
      <w:proofErr w:type="gramEnd"/>
      <w:r w:rsidR="00FE19FB">
        <w:rPr>
          <w:rFonts w:hint="eastAsia"/>
        </w:rPr>
        <w:t>十分重要</w:t>
      </w:r>
      <w:ins w:id="39" w:author="Li Jin" w:date="2022-08-26T09:50:00Z">
        <w:r w:rsidR="00835C99">
          <w:fldChar w:fldCharType="begin"/>
        </w:r>
      </w:ins>
      <w:r w:rsidR="005B44E0">
        <w:instrText xml:space="preserve"> ADDIN ZOTERO_ITEM CSL_CITATION {"citationID":"88YtVXHG","properties":{"formattedCitation":"\\super [18]\\nosupersub{}","plainCitation":"[18]","noteIndex":0},"citationItems":[{"id":82,"uris":["http://zotero.org/users/9337392/items/HIPRCLFP"],"itemData":{"id":82,"type":"article","abstract":"There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[cs]","number":"arXiv:1505.04597","publisher":"arXiv","source":"arXiv.org","title":"U-Net: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instrText>
      </w:r>
      <w:ins w:id="40" w:author="Li Jin" w:date="2022-08-26T09:50:00Z">
        <w:r w:rsidR="00835C99">
          <w:fldChar w:fldCharType="separate"/>
        </w:r>
      </w:ins>
      <w:r w:rsidR="005B44E0" w:rsidRPr="005B44E0">
        <w:rPr>
          <w:rFonts w:cs="Times New Roman"/>
          <w:kern w:val="0"/>
          <w:szCs w:val="24"/>
          <w:vertAlign w:val="superscript"/>
        </w:rPr>
        <w:t>[18]</w:t>
      </w:r>
      <w:ins w:id="41" w:author="Li Jin" w:date="2022-08-26T09:50:00Z">
        <w:r w:rsidR="00835C99">
          <w:fldChar w:fldCharType="end"/>
        </w:r>
      </w:ins>
      <w:r w:rsidR="00772DF8">
        <w:rPr>
          <w:rFonts w:hint="eastAsia"/>
        </w:rPr>
        <w:t>，</w:t>
      </w:r>
      <w:r w:rsidR="00FE19FB">
        <w:rPr>
          <w:rFonts w:hint="eastAsia"/>
        </w:rPr>
        <w:t>如图</w:t>
      </w:r>
      <w:r w:rsidR="00FE19FB">
        <w:rPr>
          <w:rFonts w:hint="eastAsia"/>
        </w:rPr>
        <w:t>1</w:t>
      </w:r>
      <w:r w:rsidR="00FE19FB">
        <w:t>4</w:t>
      </w:r>
      <w:r w:rsidR="00FE19FB">
        <w:rPr>
          <w:rFonts w:hint="eastAsia"/>
        </w:rPr>
        <w:t>所示</w:t>
      </w:r>
      <w:r w:rsidR="00772DF8">
        <w:rPr>
          <w:rFonts w:hint="eastAsia"/>
        </w:rPr>
        <w:t>。</w:t>
      </w:r>
    </w:p>
    <w:p w14:paraId="7C32EC45" w14:textId="4661636A" w:rsidR="00F275FE" w:rsidRDefault="00F275FE" w:rsidP="00A114A3">
      <w:pPr>
        <w:jc w:val="center"/>
      </w:pPr>
      <w:r>
        <w:rPr>
          <w:rFonts w:hint="eastAsia"/>
          <w:noProof/>
        </w:rPr>
        <w:drawing>
          <wp:inline distT="0" distB="0" distL="0" distR="0" wp14:anchorId="6078A5D4" wp14:editId="2768E00E">
            <wp:extent cx="5151120" cy="34320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70511" cy="3444981"/>
                    </a:xfrm>
                    <a:prstGeom prst="rect">
                      <a:avLst/>
                    </a:prstGeom>
                  </pic:spPr>
                </pic:pic>
              </a:graphicData>
            </a:graphic>
          </wp:inline>
        </w:drawing>
      </w:r>
    </w:p>
    <w:p w14:paraId="212FB29A" w14:textId="313089C7" w:rsidR="005B7BEB" w:rsidRDefault="005B7BEB" w:rsidP="00832688">
      <w:pPr>
        <w:spacing w:afterLines="50" w:after="156"/>
        <w:jc w:val="left"/>
        <w:rPr>
          <w:rFonts w:cs="Times New Roman"/>
          <w:sz w:val="18"/>
          <w:szCs w:val="18"/>
        </w:rPr>
      </w:pPr>
      <w:r w:rsidRPr="00832688">
        <w:rPr>
          <w:rFonts w:cs="Times New Roman" w:hint="eastAsia"/>
          <w:b/>
          <w:bCs/>
          <w:sz w:val="18"/>
          <w:szCs w:val="18"/>
        </w:rPr>
        <w:t>图</w:t>
      </w:r>
      <w:r w:rsidRPr="00832688">
        <w:rPr>
          <w:rFonts w:cs="Times New Roman" w:hint="eastAsia"/>
          <w:b/>
          <w:bCs/>
          <w:sz w:val="18"/>
          <w:szCs w:val="18"/>
        </w:rPr>
        <w:t>1</w:t>
      </w:r>
      <w:r w:rsidRPr="00832688">
        <w:rPr>
          <w:rFonts w:cs="Times New Roman"/>
          <w:b/>
          <w:bCs/>
          <w:sz w:val="18"/>
          <w:szCs w:val="18"/>
        </w:rPr>
        <w:t>3</w:t>
      </w:r>
      <w:r w:rsidRPr="005B7BEB">
        <w:rPr>
          <w:rFonts w:cs="Times New Roman"/>
          <w:sz w:val="18"/>
          <w:szCs w:val="18"/>
        </w:rPr>
        <w:t xml:space="preserve"> </w:t>
      </w:r>
      <w:r w:rsidR="00BE0CE4">
        <w:rPr>
          <w:rFonts w:cs="Times New Roman" w:hint="eastAsia"/>
          <w:sz w:val="18"/>
          <w:szCs w:val="18"/>
        </w:rPr>
        <w:t>U-Net</w:t>
      </w:r>
      <w:r w:rsidRPr="005B7BEB">
        <w:rPr>
          <w:rFonts w:cs="Times New Roman" w:hint="eastAsia"/>
          <w:sz w:val="18"/>
          <w:szCs w:val="18"/>
        </w:rPr>
        <w:t>网络架构</w:t>
      </w:r>
      <w:r w:rsidR="004556F1">
        <w:rPr>
          <w:rFonts w:cs="Times New Roman"/>
          <w:sz w:val="18"/>
          <w:szCs w:val="18"/>
        </w:rPr>
        <w:fldChar w:fldCharType="begin"/>
      </w:r>
      <w:r w:rsidR="005B44E0">
        <w:rPr>
          <w:rFonts w:cs="Times New Roman"/>
          <w:sz w:val="18"/>
          <w:szCs w:val="18"/>
        </w:rPr>
        <w:instrText xml:space="preserve"> ADDIN ZOTERO_ITEM CSL_CITATION {"citationID":"wiej2EqY","properties":{"formattedCitation":"\\super [18]\\nosupersub{}","plainCitation":"[18]","noteIndex":0},"citationItems":[{"id":82,"uris":["http://zotero.org/users/9337392/items/HIPRCLFP"],"itemData":{"id":82,"type":"article","abstract":"There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[cs]","number":"arXiv:1505.04597","publisher":"arXiv","source":"arXiv.org","title":"U-Net: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instrText>
      </w:r>
      <w:r w:rsidR="004556F1">
        <w:rPr>
          <w:rFonts w:cs="Times New Roman"/>
          <w:sz w:val="18"/>
          <w:szCs w:val="18"/>
        </w:rPr>
        <w:fldChar w:fldCharType="separate"/>
      </w:r>
      <w:r w:rsidR="005B44E0" w:rsidRPr="005B44E0">
        <w:rPr>
          <w:rFonts w:cs="Times New Roman"/>
          <w:kern w:val="0"/>
          <w:sz w:val="18"/>
          <w:szCs w:val="24"/>
          <w:vertAlign w:val="superscript"/>
        </w:rPr>
        <w:t>[18]</w:t>
      </w:r>
      <w:r w:rsidR="004556F1">
        <w:rPr>
          <w:rFonts w:cs="Times New Roman"/>
          <w:sz w:val="18"/>
          <w:szCs w:val="18"/>
        </w:rPr>
        <w:fldChar w:fldCharType="end"/>
      </w:r>
      <w:r w:rsidR="004556F1">
        <w:rPr>
          <w:rFonts w:cs="Times New Roman" w:hint="eastAsia"/>
          <w:sz w:val="18"/>
          <w:szCs w:val="18"/>
        </w:rPr>
        <w:t>。其中</w:t>
      </w:r>
      <w:r w:rsidR="002D4812">
        <w:rPr>
          <w:rFonts w:cs="Times New Roman" w:hint="eastAsia"/>
          <w:sz w:val="18"/>
          <w:szCs w:val="18"/>
        </w:rPr>
        <w:t>蓝色的框表示多通道特征图，通道的数量在框的上方进行标注。白色的框表示复制的特征图。箭头代表了要执行的操作</w:t>
      </w:r>
      <w:r w:rsidR="00832688">
        <w:rPr>
          <w:rFonts w:cs="Times New Roman" w:hint="eastAsia"/>
          <w:sz w:val="18"/>
          <w:szCs w:val="18"/>
        </w:rPr>
        <w:t>。</w:t>
      </w:r>
    </w:p>
    <w:p w14:paraId="46B78DD8" w14:textId="333B458B" w:rsidR="004C7363" w:rsidRDefault="004C7363" w:rsidP="00B92C7A">
      <w:pPr>
        <w:jc w:val="center"/>
      </w:pPr>
      <w:r>
        <w:rPr>
          <w:noProof/>
        </w:rPr>
        <w:drawing>
          <wp:inline distT="0" distB="0" distL="0" distR="0" wp14:anchorId="46F1757B" wp14:editId="7FC4E5C6">
            <wp:extent cx="4899660" cy="210696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7989" cy="2119145"/>
                    </a:xfrm>
                    <a:prstGeom prst="rect">
                      <a:avLst/>
                    </a:prstGeom>
                    <a:noFill/>
                  </pic:spPr>
                </pic:pic>
              </a:graphicData>
            </a:graphic>
          </wp:inline>
        </w:drawing>
      </w:r>
    </w:p>
    <w:p w14:paraId="0E2F1B83" w14:textId="3DC75C99" w:rsidR="004C7363" w:rsidRPr="00C9294E" w:rsidRDefault="004C7363" w:rsidP="00832688">
      <w:pPr>
        <w:spacing w:afterLines="50" w:after="156"/>
        <w:jc w:val="left"/>
        <w:rPr>
          <w:rFonts w:cs="Times New Roman"/>
          <w:sz w:val="18"/>
          <w:szCs w:val="18"/>
        </w:rPr>
      </w:pPr>
      <w:r w:rsidRPr="00832688">
        <w:rPr>
          <w:rFonts w:cs="Times New Roman" w:hint="eastAsia"/>
          <w:b/>
          <w:bCs/>
          <w:sz w:val="18"/>
          <w:szCs w:val="18"/>
        </w:rPr>
        <w:t>图</w:t>
      </w:r>
      <w:r w:rsidRPr="00832688">
        <w:rPr>
          <w:rFonts w:cs="Times New Roman" w:hint="eastAsia"/>
          <w:b/>
          <w:bCs/>
          <w:sz w:val="18"/>
          <w:szCs w:val="18"/>
        </w:rPr>
        <w:t>1</w:t>
      </w:r>
      <w:r w:rsidRPr="00832688">
        <w:rPr>
          <w:rFonts w:cs="Times New Roman"/>
          <w:b/>
          <w:bCs/>
          <w:sz w:val="18"/>
          <w:szCs w:val="18"/>
        </w:rPr>
        <w:t>4</w:t>
      </w:r>
      <w:r w:rsidR="00C9294E" w:rsidRPr="00C9294E">
        <w:rPr>
          <w:rFonts w:cs="Times New Roman"/>
          <w:sz w:val="18"/>
          <w:szCs w:val="18"/>
        </w:rPr>
        <w:t xml:space="preserve"> Overlap-tile</w:t>
      </w:r>
      <w:r w:rsidR="00C9294E" w:rsidRPr="00C9294E">
        <w:rPr>
          <w:rFonts w:cs="Times New Roman" w:hint="eastAsia"/>
          <w:sz w:val="18"/>
          <w:szCs w:val="18"/>
        </w:rPr>
        <w:t>策略</w:t>
      </w:r>
      <w:r w:rsidR="00B26158">
        <w:rPr>
          <w:rFonts w:cs="Times New Roman"/>
          <w:sz w:val="18"/>
          <w:szCs w:val="18"/>
        </w:rPr>
        <w:fldChar w:fldCharType="begin"/>
      </w:r>
      <w:r w:rsidR="005B44E0">
        <w:rPr>
          <w:rFonts w:cs="Times New Roman"/>
          <w:sz w:val="18"/>
          <w:szCs w:val="18"/>
        </w:rPr>
        <w:instrText xml:space="preserve"> ADDIN ZOTERO_ITEM CSL_CITATION {"citationID":"C6swy7bu","properties":{"formattedCitation":"\\super [18]\\nosupersub{}","plainCitation":"[18]","noteIndex":0},"citationItems":[{"id":82,"uris":["http://zotero.org/users/9337392/items/HIPRCLFP"],"itemData":{"id":82,"type":"article","abstract":"There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[cs]","number":"arXiv:1505.04597","publisher":"arXiv","source":"arXiv.org","title":"U-Net: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instrText>
      </w:r>
      <w:r w:rsidR="00B26158">
        <w:rPr>
          <w:rFonts w:cs="Times New Roman"/>
          <w:sz w:val="18"/>
          <w:szCs w:val="18"/>
        </w:rPr>
        <w:fldChar w:fldCharType="separate"/>
      </w:r>
      <w:r w:rsidR="005B44E0" w:rsidRPr="005B44E0">
        <w:rPr>
          <w:rFonts w:cs="Times New Roman"/>
          <w:kern w:val="0"/>
          <w:sz w:val="18"/>
          <w:szCs w:val="24"/>
          <w:vertAlign w:val="superscript"/>
        </w:rPr>
        <w:t>[18]</w:t>
      </w:r>
      <w:r w:rsidR="00B26158">
        <w:rPr>
          <w:rFonts w:cs="Times New Roman"/>
          <w:sz w:val="18"/>
          <w:szCs w:val="18"/>
        </w:rPr>
        <w:fldChar w:fldCharType="end"/>
      </w:r>
      <w:r w:rsidR="00772DF8">
        <w:rPr>
          <w:rFonts w:cs="Times New Roman" w:hint="eastAsia"/>
          <w:sz w:val="18"/>
          <w:szCs w:val="18"/>
        </w:rPr>
        <w:t>。</w:t>
      </w:r>
      <w:r w:rsidR="00772DF8" w:rsidRPr="00772DF8">
        <w:rPr>
          <w:rFonts w:cs="Times New Roman" w:hint="eastAsia"/>
          <w:sz w:val="18"/>
          <w:szCs w:val="18"/>
        </w:rPr>
        <w:t>预测黄色区域里的图像分割，还需要输入</w:t>
      </w:r>
      <w:r w:rsidR="001A7AA0">
        <w:rPr>
          <w:rFonts w:cs="Times New Roman" w:hint="eastAsia"/>
          <w:sz w:val="18"/>
          <w:szCs w:val="18"/>
        </w:rPr>
        <w:t>相邻的</w:t>
      </w:r>
      <w:r w:rsidR="00772DF8" w:rsidRPr="00772DF8">
        <w:rPr>
          <w:rFonts w:cs="Times New Roman" w:hint="eastAsia"/>
          <w:sz w:val="18"/>
          <w:szCs w:val="18"/>
        </w:rPr>
        <w:t>蓝色区域内的图像数据，通过镜像操作来外推的缺失的输入数据</w:t>
      </w:r>
      <w:r w:rsidR="00832688">
        <w:rPr>
          <w:rFonts w:cs="Times New Roman" w:hint="eastAsia"/>
          <w:sz w:val="18"/>
          <w:szCs w:val="18"/>
        </w:rPr>
        <w:t>。</w:t>
      </w:r>
    </w:p>
    <w:p w14:paraId="2785F387" w14:textId="2225A913" w:rsidR="0001035B" w:rsidRDefault="0001035B" w:rsidP="0001035B">
      <w:pPr>
        <w:pStyle w:val="3"/>
      </w:pPr>
      <w:bookmarkStart w:id="42" w:name="_Toc104039661"/>
      <w:r w:rsidRPr="00AD25FF">
        <w:t>3.2.2</w:t>
      </w:r>
      <w:r>
        <w:t xml:space="preserve"> </w:t>
      </w:r>
      <w:r w:rsidR="00216E0A">
        <w:rPr>
          <w:rFonts w:hint="eastAsia"/>
        </w:rPr>
        <w:t>输入</w:t>
      </w:r>
      <w:r w:rsidR="000163F4">
        <w:rPr>
          <w:rFonts w:hint="eastAsia"/>
        </w:rPr>
        <w:t>数据</w:t>
      </w:r>
      <w:bookmarkEnd w:id="42"/>
    </w:p>
    <w:p w14:paraId="0E415DF7" w14:textId="79835ECA" w:rsidR="00466CF0" w:rsidRDefault="00D53DC1" w:rsidP="00772DF8">
      <w:pPr>
        <w:ind w:firstLineChars="200" w:firstLine="420"/>
      </w:pPr>
      <w:r>
        <w:rPr>
          <w:rFonts w:hint="eastAsia"/>
        </w:rPr>
        <w:t>数据集中</w:t>
      </w:r>
      <w:r w:rsidR="00466CF0">
        <w:rPr>
          <w:rFonts w:hint="eastAsia"/>
        </w:rPr>
        <w:t>的</w:t>
      </w:r>
      <w:r>
        <w:rPr>
          <w:rFonts w:hint="eastAsia"/>
        </w:rPr>
        <w:t>原始图像的尺寸是</w:t>
      </w:r>
      <m:oMath>
        <m:r>
          <w:rPr>
            <w:rFonts w:ascii="Cambria Math" w:hAnsi="Cambria Math"/>
          </w:rPr>
          <m:t>512×512</m:t>
        </m:r>
      </m:oMath>
      <w:r w:rsidR="00466CF0">
        <w:rPr>
          <w:rFonts w:hint="eastAsia"/>
        </w:rPr>
        <w:t>，这不利于我们对图像边界进行处理</w:t>
      </w:r>
      <w:r w:rsidR="005959EA">
        <w:rPr>
          <w:rFonts w:hint="eastAsia"/>
        </w:rPr>
        <w:t>，</w:t>
      </w:r>
      <w:r w:rsidR="00466CF0">
        <w:rPr>
          <w:rFonts w:hint="eastAsia"/>
        </w:rPr>
        <w:t>所以在</w:t>
      </w:r>
      <w:r w:rsidR="00BE0CE4">
        <w:rPr>
          <w:rFonts w:hint="eastAsia"/>
        </w:rPr>
        <w:t>U-Net</w:t>
      </w:r>
      <w:r w:rsidR="005959EA">
        <w:rPr>
          <w:rFonts w:hint="eastAsia"/>
        </w:rPr>
        <w:t>网络中使用了</w:t>
      </w:r>
      <w:r w:rsidR="00466CF0">
        <w:rPr>
          <w:rFonts w:hint="eastAsia"/>
        </w:rPr>
        <w:t>一种名为</w:t>
      </w:r>
      <w:r w:rsidR="005959EA" w:rsidRPr="005959EA">
        <w:rPr>
          <w:rFonts w:hint="eastAsia"/>
        </w:rPr>
        <w:t>Overlap-tile</w:t>
      </w:r>
      <w:r w:rsidR="00466CF0">
        <w:rPr>
          <w:rFonts w:hint="eastAsia"/>
        </w:rPr>
        <w:t>的</w:t>
      </w:r>
      <w:r w:rsidR="005959EA" w:rsidRPr="005959EA">
        <w:rPr>
          <w:rFonts w:hint="eastAsia"/>
        </w:rPr>
        <w:t>策略</w:t>
      </w:r>
      <w:r w:rsidR="005959EA">
        <w:rPr>
          <w:rFonts w:hint="eastAsia"/>
        </w:rPr>
        <w:t>。</w:t>
      </w:r>
    </w:p>
    <w:p w14:paraId="0F2DDA15" w14:textId="62BCB9A1" w:rsidR="00772DF8" w:rsidRDefault="005959EA" w:rsidP="00772DF8">
      <w:pPr>
        <w:ind w:firstLineChars="200" w:firstLine="420"/>
      </w:pPr>
      <w:r>
        <w:rPr>
          <w:rFonts w:hint="eastAsia"/>
        </w:rPr>
        <w:t>如图</w:t>
      </w:r>
      <w:r>
        <w:rPr>
          <w:rFonts w:hint="eastAsia"/>
        </w:rPr>
        <w:t>1</w:t>
      </w:r>
      <w:r>
        <w:t>4</w:t>
      </w:r>
      <w:r>
        <w:rPr>
          <w:rFonts w:hint="eastAsia"/>
        </w:rPr>
        <w:t>所示，</w:t>
      </w:r>
      <w:r w:rsidR="00E625B0">
        <w:rPr>
          <w:rFonts w:hint="eastAsia"/>
        </w:rPr>
        <w:t>Overlap</w:t>
      </w:r>
      <w:r w:rsidR="00E625B0">
        <w:t>-</w:t>
      </w:r>
      <w:r w:rsidR="00E625B0">
        <w:rPr>
          <w:rFonts w:hint="eastAsia"/>
        </w:rPr>
        <w:t>tile</w:t>
      </w:r>
      <w:r w:rsidR="00E625B0">
        <w:rPr>
          <w:rFonts w:hint="eastAsia"/>
        </w:rPr>
        <w:t>的策略就是</w:t>
      </w:r>
      <w:r w:rsidR="009C224F">
        <w:rPr>
          <w:rFonts w:hint="eastAsia"/>
        </w:rPr>
        <w:t>根据</w:t>
      </w:r>
      <w:r w:rsidR="00723205">
        <w:rPr>
          <w:rFonts w:hint="eastAsia"/>
        </w:rPr>
        <w:t>感受野</w:t>
      </w:r>
      <w:r w:rsidR="009C224F">
        <w:rPr>
          <w:rFonts w:hint="eastAsia"/>
        </w:rPr>
        <w:t>来确定</w:t>
      </w:r>
      <w:r w:rsidR="00466CF0">
        <w:rPr>
          <w:rFonts w:hint="eastAsia"/>
        </w:rPr>
        <w:t>所加边的宽度</w:t>
      </w:r>
      <w:r w:rsidR="00723205">
        <w:rPr>
          <w:rFonts w:hint="eastAsia"/>
        </w:rPr>
        <w:t>。</w:t>
      </w:r>
      <w:r w:rsidR="00466CF0">
        <w:rPr>
          <w:rFonts w:hint="eastAsia"/>
        </w:rPr>
        <w:t>为了</w:t>
      </w:r>
      <w:r w:rsidR="00E625B0">
        <w:rPr>
          <w:rFonts w:hint="eastAsia"/>
        </w:rPr>
        <w:t>使</w:t>
      </w:r>
      <m:oMath>
        <m:r>
          <w:rPr>
            <w:rFonts w:ascii="Cambria Math" w:hAnsi="Cambria Math"/>
          </w:rPr>
          <m:t>512×512</m:t>
        </m:r>
      </m:oMath>
      <w:r w:rsidR="00723205">
        <w:rPr>
          <w:rFonts w:hint="eastAsia"/>
        </w:rPr>
        <w:t>的</w:t>
      </w:r>
      <w:r w:rsidR="000B5873">
        <w:rPr>
          <w:rFonts w:hint="eastAsia"/>
        </w:rPr>
        <w:t>原始</w:t>
      </w:r>
      <w:r w:rsidR="00723205">
        <w:rPr>
          <w:rFonts w:hint="eastAsia"/>
        </w:rPr>
        <w:t>图像的边界</w:t>
      </w:r>
      <w:r w:rsidR="000B5873">
        <w:rPr>
          <w:rFonts w:hint="eastAsia"/>
        </w:rPr>
        <w:t>像素在最后一层</w:t>
      </w:r>
      <w:r w:rsidR="00A1105F">
        <w:rPr>
          <w:rFonts w:hint="eastAsia"/>
        </w:rPr>
        <w:t>输出</w:t>
      </w:r>
      <w:r w:rsidR="000B5873">
        <w:rPr>
          <w:rFonts w:hint="eastAsia"/>
        </w:rPr>
        <w:t>的特征图中得到</w:t>
      </w:r>
      <w:r w:rsidR="00723205">
        <w:rPr>
          <w:rFonts w:hint="eastAsia"/>
        </w:rPr>
        <w:t>保存</w:t>
      </w:r>
      <w:r w:rsidR="00466CF0">
        <w:rPr>
          <w:rFonts w:hint="eastAsia"/>
        </w:rPr>
        <w:t>，</w:t>
      </w:r>
      <w:r w:rsidR="00E625B0">
        <w:rPr>
          <w:rFonts w:hint="eastAsia"/>
        </w:rPr>
        <w:t>不受卷积操作减小特征图的尺寸的影响，</w:t>
      </w:r>
      <w:r w:rsidR="00723205">
        <w:rPr>
          <w:rFonts w:hint="eastAsia"/>
        </w:rPr>
        <w:t>我们</w:t>
      </w:r>
      <w:r w:rsidR="00A1105F">
        <w:rPr>
          <w:rFonts w:hint="eastAsia"/>
        </w:rPr>
        <w:t>就</w:t>
      </w:r>
      <w:r w:rsidR="00723205">
        <w:rPr>
          <w:rFonts w:hint="eastAsia"/>
        </w:rPr>
        <w:t>通过加边的操作来增大图像的尺寸，</w:t>
      </w:r>
      <w:r w:rsidR="00A1105F">
        <w:rPr>
          <w:rFonts w:hint="eastAsia"/>
        </w:rPr>
        <w:t>感受野</w:t>
      </w:r>
      <w:r w:rsidR="00E625B0">
        <w:rPr>
          <w:rFonts w:hint="eastAsia"/>
        </w:rPr>
        <w:t>就是所要加的尺寸</w:t>
      </w:r>
      <w:r w:rsidR="00A1105F">
        <w:rPr>
          <w:rFonts w:hint="eastAsia"/>
        </w:rPr>
        <w:t>。</w:t>
      </w:r>
    </w:p>
    <w:p w14:paraId="56CBC5EB" w14:textId="0B4758BF" w:rsidR="006518BB" w:rsidRDefault="006518BB" w:rsidP="00A20E96">
      <w:pPr>
        <w:ind w:firstLineChars="200" w:firstLine="420"/>
      </w:pPr>
      <w:r>
        <w:rPr>
          <w:rFonts w:hint="eastAsia"/>
        </w:rPr>
        <w:t>根据图</w:t>
      </w:r>
      <w:r>
        <w:rPr>
          <w:rFonts w:hint="eastAsia"/>
        </w:rPr>
        <w:t>1</w:t>
      </w:r>
      <w:r>
        <w:t>3</w:t>
      </w:r>
      <w:r>
        <w:rPr>
          <w:rFonts w:hint="eastAsia"/>
        </w:rPr>
        <w:t>所示的</w:t>
      </w:r>
      <w:r w:rsidR="00D44132">
        <w:rPr>
          <w:rFonts w:hint="eastAsia"/>
        </w:rPr>
        <w:t>收缩路径的网络架构，计算其感受野</w:t>
      </w:r>
      <w:r w:rsidR="00D234F1">
        <w:rPr>
          <w:rFonts w:hint="eastAsia"/>
        </w:rPr>
        <w:t>：</w:t>
      </w:r>
    </w:p>
    <w:p w14:paraId="0F27A60E" w14:textId="4ED2B795" w:rsidR="00D44132" w:rsidRPr="00C36BB7" w:rsidRDefault="00000000" w:rsidP="00A61069">
      <m:oMathPara>
        <m:oMath>
          <m:eqArr>
            <m:eqArrPr>
              <m:maxDist m:val="1"/>
              <m:ctrlPr>
                <w:rPr>
                  <w:rFonts w:ascii="Cambria Math" w:hAnsi="Cambria Math"/>
                  <w:i/>
                </w:rPr>
              </m:ctrlPr>
            </m:eqArrPr>
            <m:e>
              <m:r>
                <w:rPr>
                  <w:rFonts w:ascii="Cambria Math" w:hAnsi="Cambria Math"/>
                </w:rPr>
                <m:t>RF=</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0*2+2+2</m:t>
                          </m:r>
                        </m:e>
                      </m:d>
                      <m:r>
                        <w:rPr>
                          <w:rFonts w:ascii="Cambria Math" w:hAnsi="Cambria Math"/>
                        </w:rPr>
                        <m:t>*2+2+2</m:t>
                      </m:r>
                    </m:e>
                  </m:d>
                  <m:r>
                    <w:rPr>
                      <w:rFonts w:ascii="Cambria Math" w:hAnsi="Cambria Math"/>
                    </w:rPr>
                    <m:t>*2+2+2</m:t>
                  </m:r>
                </m:e>
              </m:d>
              <m:r>
                <w:rPr>
                  <w:rFonts w:ascii="Cambria Math" w:hAnsi="Cambria Math"/>
                </w:rPr>
                <m:t>*2+2+2=60.#</m:t>
              </m:r>
              <m:d>
                <m:dPr>
                  <m:ctrlPr>
                    <w:rPr>
                      <w:rFonts w:ascii="Cambria Math" w:hAnsi="Cambria Math"/>
                      <w:i/>
                    </w:rPr>
                  </m:ctrlPr>
                </m:dPr>
                <m:e>
                  <m:r>
                    <w:rPr>
                      <w:rFonts w:ascii="Cambria Math" w:hAnsi="Cambria Math"/>
                    </w:rPr>
                    <m:t>3-1</m:t>
                  </m:r>
                </m:e>
              </m:d>
            </m:e>
          </m:eqArr>
        </m:oMath>
      </m:oMathPara>
    </w:p>
    <w:p w14:paraId="73B7E01A" w14:textId="4270D0E2" w:rsidR="00C36BB7" w:rsidRPr="00C36BB7" w:rsidRDefault="003F2A4E" w:rsidP="00A20E96">
      <w:pPr>
        <w:ind w:firstLineChars="200" w:firstLine="420"/>
      </w:pPr>
      <w:r>
        <w:rPr>
          <w:rFonts w:hint="eastAsia"/>
        </w:rPr>
        <w:t>这就是</w:t>
      </w:r>
      <w:r w:rsidR="003F7819">
        <w:rPr>
          <w:rFonts w:hint="eastAsia"/>
        </w:rPr>
        <w:t>原始图像尺寸是</w:t>
      </w:r>
      <m:oMath>
        <m:r>
          <w:rPr>
            <w:rFonts w:ascii="Cambria Math" w:hAnsi="Cambria Math"/>
          </w:rPr>
          <m:t>512×512</m:t>
        </m:r>
      </m:oMath>
      <w:r w:rsidR="003F7819">
        <w:rPr>
          <w:rFonts w:hint="eastAsia"/>
        </w:rPr>
        <w:t>，而</w:t>
      </w:r>
      <w:r w:rsidR="00BE0CE4">
        <w:rPr>
          <w:rFonts w:hint="eastAsia"/>
        </w:rPr>
        <w:t>U-Net</w:t>
      </w:r>
      <w:r>
        <w:rPr>
          <w:rFonts w:hint="eastAsia"/>
        </w:rPr>
        <w:t>的输入数据</w:t>
      </w:r>
      <w:r w:rsidR="003F7819">
        <w:rPr>
          <w:rFonts w:hint="eastAsia"/>
        </w:rPr>
        <w:t>却是</w:t>
      </w:r>
      <w:r>
        <w:rPr>
          <w:rFonts w:hint="eastAsia"/>
        </w:rPr>
        <w:t>是</w:t>
      </w:r>
      <m:oMath>
        <m:r>
          <w:rPr>
            <w:rFonts w:ascii="Cambria Math" w:hAnsi="Cambria Math"/>
          </w:rPr>
          <m:t>572×572</m:t>
        </m:r>
      </m:oMath>
      <w:r>
        <w:rPr>
          <w:rFonts w:hint="eastAsia"/>
        </w:rPr>
        <w:t>的原因。使用</w:t>
      </w:r>
      <m:oMath>
        <m:r>
          <w:rPr>
            <w:rFonts w:ascii="Cambria Math" w:hAnsi="Cambria Math"/>
          </w:rPr>
          <m:t>572×572</m:t>
        </m:r>
      </m:oMath>
      <w:r>
        <w:rPr>
          <w:rFonts w:hint="eastAsia"/>
        </w:rPr>
        <w:t>的输入图像的另一个优势是每次下采样得到的特征图的尺寸都是偶数，</w:t>
      </w:r>
      <w:r w:rsidR="00D73BD7">
        <w:rPr>
          <w:rFonts w:hint="eastAsia"/>
        </w:rPr>
        <w:t>网络每一层对输入的数据变得</w:t>
      </w:r>
      <w:r w:rsidR="003F7819">
        <w:rPr>
          <w:rFonts w:hint="eastAsia"/>
        </w:rPr>
        <w:t>更加容易处理。</w:t>
      </w:r>
    </w:p>
    <w:p w14:paraId="2F2D379F" w14:textId="2BA9D6AA" w:rsidR="00216E0A" w:rsidRDefault="00216E0A" w:rsidP="00A20E96">
      <w:pPr>
        <w:pStyle w:val="3"/>
      </w:pPr>
      <w:bookmarkStart w:id="43" w:name="_Toc104039662"/>
      <w:r>
        <w:rPr>
          <w:rFonts w:hint="eastAsia"/>
        </w:rPr>
        <w:t>3</w:t>
      </w:r>
      <w:r>
        <w:t xml:space="preserve">.2.3 </w:t>
      </w:r>
      <w:r>
        <w:rPr>
          <w:rFonts w:hint="eastAsia"/>
        </w:rPr>
        <w:t>损失函数</w:t>
      </w:r>
      <w:bookmarkEnd w:id="43"/>
    </w:p>
    <w:p w14:paraId="7BDEA197" w14:textId="5A65572C" w:rsidR="00DF1C80" w:rsidRDefault="00C41BAE" w:rsidP="00DF1C80">
      <w:pPr>
        <w:ind w:firstLineChars="200" w:firstLine="420"/>
      </w:pPr>
      <w:r>
        <w:rPr>
          <w:rFonts w:hint="eastAsia"/>
        </w:rPr>
        <w:t>精准分割</w:t>
      </w:r>
      <w:r w:rsidR="00DF1C80">
        <w:rPr>
          <w:rFonts w:hint="eastAsia"/>
        </w:rPr>
        <w:t>紧密相邻</w:t>
      </w:r>
      <w:r w:rsidR="00857DCF">
        <w:rPr>
          <w:rFonts w:hint="eastAsia"/>
        </w:rPr>
        <w:t>、</w:t>
      </w:r>
      <w:r w:rsidR="00DF1C80">
        <w:rPr>
          <w:rFonts w:hint="eastAsia"/>
        </w:rPr>
        <w:t>边界</w:t>
      </w:r>
      <w:r w:rsidR="00857DCF">
        <w:rPr>
          <w:rFonts w:hint="eastAsia"/>
        </w:rPr>
        <w:t>模糊</w:t>
      </w:r>
      <w:r w:rsidR="00DF1C80">
        <w:rPr>
          <w:rFonts w:hint="eastAsia"/>
        </w:rPr>
        <w:t>的物体</w:t>
      </w:r>
      <w:r>
        <w:rPr>
          <w:rFonts w:hint="eastAsia"/>
        </w:rPr>
        <w:t>一直是一个难题</w:t>
      </w:r>
      <w:r w:rsidR="00DF1C80">
        <w:rPr>
          <w:rFonts w:hint="eastAsia"/>
        </w:rPr>
        <w:t>，</w:t>
      </w:r>
      <w:r>
        <w:rPr>
          <w:rFonts w:hint="eastAsia"/>
        </w:rPr>
        <w:t>要求使用特殊的</w:t>
      </w:r>
      <w:r w:rsidR="00857DCF">
        <w:rPr>
          <w:rFonts w:hint="eastAsia"/>
        </w:rPr>
        <w:t>损失函数。</w:t>
      </w:r>
      <w:r>
        <w:rPr>
          <w:rFonts w:hint="eastAsia"/>
        </w:rPr>
        <w:t>所以，</w:t>
      </w:r>
      <w:r w:rsidR="00DF1C80">
        <w:rPr>
          <w:rFonts w:hint="eastAsia"/>
        </w:rPr>
        <w:t>U-Net</w:t>
      </w:r>
      <w:r w:rsidR="00DF1C80">
        <w:rPr>
          <w:rFonts w:hint="eastAsia"/>
        </w:rPr>
        <w:t>使用了</w:t>
      </w:r>
      <w:r>
        <w:rPr>
          <w:rFonts w:hint="eastAsia"/>
        </w:rPr>
        <w:t>一种</w:t>
      </w:r>
      <w:r w:rsidR="00DF1C80">
        <w:rPr>
          <w:rFonts w:hint="eastAsia"/>
        </w:rPr>
        <w:t>带</w:t>
      </w:r>
      <w:proofErr w:type="gramStart"/>
      <w:r w:rsidR="00DF1C80">
        <w:rPr>
          <w:rFonts w:hint="eastAsia"/>
        </w:rPr>
        <w:t>边界权</w:t>
      </w:r>
      <w:proofErr w:type="gramEnd"/>
      <w:r w:rsidR="00DF1C80">
        <w:rPr>
          <w:rFonts w:hint="eastAsia"/>
        </w:rPr>
        <w:t>值</w:t>
      </w:r>
      <w:r>
        <w:rPr>
          <w:rFonts w:hint="eastAsia"/>
        </w:rPr>
        <w:t>的损失函数，以此来分割边界</w:t>
      </w:r>
      <w:r w:rsidR="00857DCF">
        <w:rPr>
          <w:rFonts w:hint="eastAsia"/>
        </w:rPr>
        <w:t>，如图</w:t>
      </w:r>
      <w:r w:rsidR="00857DCF">
        <w:rPr>
          <w:rFonts w:hint="eastAsia"/>
        </w:rPr>
        <w:t>1</w:t>
      </w:r>
      <w:r w:rsidR="00857DCF">
        <w:t>5</w:t>
      </w:r>
      <w:r w:rsidR="00857DCF">
        <w:rPr>
          <w:rFonts w:hint="eastAsia"/>
        </w:rPr>
        <w:t>所示。损失函数公式如下：</w:t>
      </w:r>
    </w:p>
    <w:p w14:paraId="2D9D053C" w14:textId="49440277" w:rsidR="00DF1C80" w:rsidRPr="00DF1C80" w:rsidRDefault="00000000" w:rsidP="00DF1C80">
      <m:oMathPara>
        <m:oMath>
          <m:eqArr>
            <m:eqArrPr>
              <m:maxDist m:val="1"/>
              <m:ctrlPr>
                <w:rPr>
                  <w:rFonts w:ascii="Cambria Math" w:hAnsi="Cambria Math"/>
                  <w:i/>
                </w:rPr>
              </m:ctrlPr>
            </m:eqArrPr>
            <m:e>
              <m:r>
                <w:rPr>
                  <w:rFonts w:ascii="Cambria Math" w:hAnsi="Cambria Math" w:hint="eastAsia"/>
                </w:rPr>
                <m:t>E</m:t>
              </m:r>
              <m:r>
                <w:rPr>
                  <w:rFonts w:ascii="Cambria Math" w:hAnsi="Cambria Math"/>
                </w:rPr>
                <m:t>=</m:t>
              </m:r>
              <m:nary>
                <m:naryPr>
                  <m:chr m:val="∑"/>
                  <m:limLoc m:val="undOvr"/>
                  <m:supHide m:val="1"/>
                  <m:ctrlPr>
                    <w:rPr>
                      <w:rFonts w:ascii="Cambria Math" w:hAnsi="Cambria Math"/>
                      <w:i/>
                    </w:rPr>
                  </m:ctrlPr>
                </m:naryPr>
                <m:sub>
                  <m:r>
                    <m:rPr>
                      <m:sty m:val="bi"/>
                    </m:rPr>
                    <w:rPr>
                      <w:rFonts w:ascii="Cambria Math" w:hAnsi="Cambria Math"/>
                    </w:rPr>
                    <m:t>x</m:t>
                  </m:r>
                  <m:r>
                    <w:rPr>
                      <w:rFonts w:ascii="Cambria Math" w:hAnsi="Cambria Math"/>
                    </w:rPr>
                    <m:t>∈</m:t>
                  </m:r>
                  <m:r>
                    <m:rPr>
                      <m:sty m:val="p"/>
                    </m:rPr>
                    <w:rPr>
                      <w:rFonts w:ascii="Cambria Math" w:hAnsi="Cambria Math"/>
                    </w:rPr>
                    <m:t>Ω</m:t>
                  </m:r>
                </m:sub>
                <m:sup/>
                <m:e>
                  <m:r>
                    <w:rPr>
                      <w:rFonts w:ascii="Cambria Math" w:hAnsi="Cambria Math"/>
                    </w:rPr>
                    <m:t>ω</m:t>
                  </m:r>
                  <m:d>
                    <m:dPr>
                      <m:ctrlPr>
                        <w:rPr>
                          <w:rFonts w:ascii="Cambria Math" w:hAnsi="Cambria Math"/>
                          <w:i/>
                        </w:rPr>
                      </m:ctrlPr>
                    </m:dPr>
                    <m:e>
                      <m:r>
                        <m:rPr>
                          <m:sty m:val="bi"/>
                        </m:rPr>
                        <w:rPr>
                          <w:rFonts w:ascii="Cambria Math" w:hAnsi="Cambria Math"/>
                        </w:rPr>
                        <m:t>x</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cs="Arial"/>
                                  <w:i/>
                                </w:rPr>
                              </m:ctrlPr>
                            </m:sSubPr>
                            <m:e>
                              <m:r>
                                <w:rPr>
                                  <w:rFonts w:ascii="Cambria Math" w:hAnsi="Cambria Math" w:cs="Arial" w:hint="eastAsia"/>
                                </w:rPr>
                                <m:t>p</m:t>
                              </m:r>
                            </m:e>
                            <m:sub>
                              <m:r>
                                <m:rPr>
                                  <m:scr m:val="script"/>
                                </m:rPr>
                                <w:rPr>
                                  <w:rFonts w:ascii="Cambria Math" w:hAnsi="Cambria Math" w:cs="Arial"/>
                                </w:rPr>
                                <m:t>l</m:t>
                              </m:r>
                              <m:d>
                                <m:dPr>
                                  <m:ctrlPr>
                                    <w:rPr>
                                      <w:rFonts w:ascii="Cambria Math" w:hAnsi="Cambria Math" w:cs="Arial"/>
                                      <w:i/>
                                    </w:rPr>
                                  </m:ctrlPr>
                                </m:dPr>
                                <m:e>
                                  <m:r>
                                    <m:rPr>
                                      <m:sty m:val="bi"/>
                                    </m:rPr>
                                    <w:rPr>
                                      <w:rFonts w:ascii="Cambria Math" w:hAnsi="Cambria Math" w:cs="Arial"/>
                                    </w:rPr>
                                    <m:t>x</m:t>
                                  </m:r>
                                </m:e>
                              </m:d>
                            </m:sub>
                          </m:sSub>
                          <m:d>
                            <m:dPr>
                              <m:ctrlPr>
                                <w:rPr>
                                  <w:rFonts w:ascii="Cambria Math" w:hAnsi="Cambria Math" w:cs="Arial"/>
                                  <w:i/>
                                </w:rPr>
                              </m:ctrlPr>
                            </m:dPr>
                            <m:e>
                              <m:r>
                                <m:rPr>
                                  <m:sty m:val="bi"/>
                                </m:rPr>
                                <w:rPr>
                                  <w:rFonts w:ascii="Cambria Math" w:hAnsi="Cambria Math" w:cs="Arial"/>
                                </w:rPr>
                                <m:t>x</m:t>
                              </m:r>
                            </m:e>
                          </m:d>
                          <m:ctrlPr>
                            <w:rPr>
                              <w:rFonts w:ascii="Cambria Math" w:hAnsi="Cambria Math" w:cs="Arial"/>
                              <w:i/>
                            </w:rPr>
                          </m:ctrlPr>
                        </m:e>
                      </m:d>
                    </m:e>
                  </m:func>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ED003D5" w14:textId="2751C939" w:rsidR="00993ABE" w:rsidRDefault="00993ABE" w:rsidP="00993ABE">
      <w:pPr>
        <w:jc w:val="center"/>
      </w:pPr>
      <w:r>
        <w:rPr>
          <w:noProof/>
        </w:rPr>
        <w:drawing>
          <wp:inline distT="0" distB="0" distL="0" distR="0" wp14:anchorId="5B3EB87C" wp14:editId="7A51389C">
            <wp:extent cx="5401310" cy="1329055"/>
            <wp:effectExtent l="0" t="0" r="889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310" cy="1329055"/>
                    </a:xfrm>
                    <a:prstGeom prst="rect">
                      <a:avLst/>
                    </a:prstGeom>
                    <a:noFill/>
                  </pic:spPr>
                </pic:pic>
              </a:graphicData>
            </a:graphic>
          </wp:inline>
        </w:drawing>
      </w:r>
    </w:p>
    <w:p w14:paraId="191440FA" w14:textId="2919F0AC" w:rsidR="00DF1C80" w:rsidRPr="00993ABE" w:rsidRDefault="00993ABE" w:rsidP="00832688">
      <w:pPr>
        <w:spacing w:afterLines="50" w:after="156"/>
        <w:jc w:val="left"/>
        <w:rPr>
          <w:rFonts w:cs="Times New Roman"/>
          <w:sz w:val="18"/>
          <w:szCs w:val="18"/>
        </w:rPr>
      </w:pPr>
      <w:r w:rsidRPr="00832688">
        <w:rPr>
          <w:rFonts w:cs="Times New Roman" w:hint="eastAsia"/>
          <w:b/>
          <w:bCs/>
          <w:sz w:val="18"/>
          <w:szCs w:val="18"/>
        </w:rPr>
        <w:t>图</w:t>
      </w:r>
      <w:r w:rsidRPr="00832688">
        <w:rPr>
          <w:rFonts w:cs="Times New Roman" w:hint="eastAsia"/>
          <w:b/>
          <w:bCs/>
          <w:sz w:val="18"/>
          <w:szCs w:val="18"/>
        </w:rPr>
        <w:t>1</w:t>
      </w:r>
      <w:r w:rsidRPr="00832688">
        <w:rPr>
          <w:rFonts w:cs="Times New Roman"/>
          <w:b/>
          <w:bCs/>
          <w:sz w:val="18"/>
          <w:szCs w:val="18"/>
        </w:rPr>
        <w:t>5</w:t>
      </w:r>
      <w:r w:rsidRPr="00993ABE">
        <w:rPr>
          <w:rFonts w:cs="Times New Roman"/>
          <w:sz w:val="18"/>
          <w:szCs w:val="18"/>
        </w:rPr>
        <w:t xml:space="preserve"> </w:t>
      </w:r>
      <w:r w:rsidRPr="00993ABE">
        <w:rPr>
          <w:rFonts w:cs="Times New Roman" w:hint="eastAsia"/>
          <w:sz w:val="18"/>
          <w:szCs w:val="18"/>
        </w:rPr>
        <w:t>ISBI</w:t>
      </w:r>
      <w:r w:rsidRPr="00993ABE">
        <w:rPr>
          <w:rFonts w:cs="Times New Roman" w:hint="eastAsia"/>
          <w:sz w:val="18"/>
          <w:szCs w:val="18"/>
        </w:rPr>
        <w:t>数据集样本示例</w:t>
      </w:r>
      <w:r w:rsidR="00DF1C80">
        <w:rPr>
          <w:rFonts w:cs="Times New Roman"/>
          <w:sz w:val="18"/>
          <w:szCs w:val="18"/>
        </w:rPr>
        <w:fldChar w:fldCharType="begin"/>
      </w:r>
      <w:r w:rsidR="005B44E0">
        <w:rPr>
          <w:rFonts w:cs="Times New Roman"/>
          <w:sz w:val="18"/>
          <w:szCs w:val="18"/>
        </w:rPr>
        <w:instrText xml:space="preserve"> ADDIN ZOTERO_ITEM CSL_CITATION {"citationID":"Z6bznKPd","properties":{"formattedCitation":"\\super [18]\\nosupersub{}","plainCitation":"[18]","noteIndex":0},"citationItems":[{"id":82,"uris":["http://zotero.org/users/9337392/items/HIPRCLFP"],"itemData":{"id":82,"type":"article","abstract":"There is large consent that successful training of deep networks requires many thousand annotated training samples. In this paper, we present a network and training strategy that relies on the strong use of data augmentation to use the available annotated samples more eﬃciently.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Caﬀe) and the trained networks are available at http://lmb.informatik.uni-freiburg.de/people/ronneber/u-net.","language":"en","note":"number: arXiv:1505.04597\narXiv:1505.04597 [cs]","number":"arXiv:1505.04597","publisher":"arXiv","source":"arXiv.org","title":"U-Net: Convolutional Networks for Biomedical Image Segmentation","title-short":"U-Net","URL":"http://arxiv.org/abs/1505.04597","author":[{"family":"Ronneberger","given":"Olaf"},{"family":"Fischer","given":"Philipp"},{"family":"Brox","given":"Thomas"}],"accessed":{"date-parts":[["2022",5,19]]},"issued":{"date-parts":[["2015",5,18]]}}}],"schema":"https://github.com/citation-style-language/schema/raw/master/csl-citation.json"} </w:instrText>
      </w:r>
      <w:r w:rsidR="00DF1C80">
        <w:rPr>
          <w:rFonts w:cs="Times New Roman"/>
          <w:sz w:val="18"/>
          <w:szCs w:val="18"/>
        </w:rPr>
        <w:fldChar w:fldCharType="separate"/>
      </w:r>
      <w:r w:rsidR="005B44E0" w:rsidRPr="005B44E0">
        <w:rPr>
          <w:rFonts w:cs="Times New Roman"/>
          <w:kern w:val="0"/>
          <w:sz w:val="18"/>
          <w:szCs w:val="24"/>
          <w:vertAlign w:val="superscript"/>
        </w:rPr>
        <w:t>[18]</w:t>
      </w:r>
      <w:r w:rsidR="00DF1C80">
        <w:rPr>
          <w:rFonts w:cs="Times New Roman"/>
          <w:sz w:val="18"/>
          <w:szCs w:val="18"/>
        </w:rPr>
        <w:fldChar w:fldCharType="end"/>
      </w:r>
      <w:r w:rsidR="00DF1C80">
        <w:rPr>
          <w:rFonts w:cs="Times New Roman" w:hint="eastAsia"/>
          <w:sz w:val="18"/>
          <w:szCs w:val="18"/>
        </w:rPr>
        <w:t>。图</w:t>
      </w:r>
      <w:r w:rsidR="00DF1C80">
        <w:rPr>
          <w:rFonts w:cs="Times New Roman" w:hint="eastAsia"/>
          <w:sz w:val="18"/>
          <w:szCs w:val="18"/>
        </w:rPr>
        <w:t>(</w:t>
      </w:r>
      <w:r w:rsidR="00DF1C80">
        <w:rPr>
          <w:rFonts w:cs="Times New Roman"/>
          <w:sz w:val="18"/>
          <w:szCs w:val="18"/>
        </w:rPr>
        <w:t>a)</w:t>
      </w:r>
      <w:r w:rsidR="00DF1C80">
        <w:rPr>
          <w:rFonts w:cs="Times New Roman" w:hint="eastAsia"/>
          <w:sz w:val="18"/>
          <w:szCs w:val="18"/>
        </w:rPr>
        <w:t>是原始的图像，图</w:t>
      </w:r>
      <w:r w:rsidR="00DF1C80">
        <w:rPr>
          <w:rFonts w:cs="Times New Roman" w:hint="eastAsia"/>
          <w:sz w:val="18"/>
          <w:szCs w:val="18"/>
        </w:rPr>
        <w:t>(</w:t>
      </w:r>
      <w:r w:rsidR="00DF1C80">
        <w:rPr>
          <w:rFonts w:cs="Times New Roman"/>
          <w:sz w:val="18"/>
          <w:szCs w:val="18"/>
        </w:rPr>
        <w:t>b)</w:t>
      </w:r>
      <w:r w:rsidR="00DF1C80">
        <w:rPr>
          <w:rFonts w:cs="Times New Roman" w:hint="eastAsia"/>
          <w:sz w:val="18"/>
          <w:szCs w:val="18"/>
        </w:rPr>
        <w:t>是</w:t>
      </w:r>
      <w:r w:rsidR="00DF1C80">
        <w:rPr>
          <w:rFonts w:cs="Times New Roman" w:hint="eastAsia"/>
          <w:sz w:val="18"/>
          <w:szCs w:val="18"/>
        </w:rPr>
        <w:t>ground</w:t>
      </w:r>
      <w:r w:rsidR="00DF1C80">
        <w:rPr>
          <w:rFonts w:cs="Times New Roman"/>
          <w:sz w:val="18"/>
          <w:szCs w:val="18"/>
        </w:rPr>
        <w:t xml:space="preserve"> </w:t>
      </w:r>
      <w:r w:rsidR="00DF1C80">
        <w:rPr>
          <w:rFonts w:cs="Times New Roman" w:hint="eastAsia"/>
          <w:sz w:val="18"/>
          <w:szCs w:val="18"/>
        </w:rPr>
        <w:t>truth</w:t>
      </w:r>
      <w:r w:rsidR="00DF1C80">
        <w:rPr>
          <w:rFonts w:cs="Times New Roman" w:hint="eastAsia"/>
          <w:sz w:val="18"/>
          <w:szCs w:val="18"/>
        </w:rPr>
        <w:t>，图</w:t>
      </w:r>
      <w:r w:rsidR="00DF1C80">
        <w:rPr>
          <w:rFonts w:cs="Times New Roman"/>
          <w:sz w:val="18"/>
          <w:szCs w:val="18"/>
        </w:rPr>
        <w:t>(c</w:t>
      </w:r>
      <w:r w:rsidR="00DF1C80">
        <w:rPr>
          <w:rFonts w:cs="Times New Roman" w:hint="eastAsia"/>
          <w:sz w:val="18"/>
          <w:szCs w:val="18"/>
        </w:rPr>
        <w:t>)</w:t>
      </w:r>
      <w:r w:rsidR="00DF1C80">
        <w:rPr>
          <w:rFonts w:cs="Times New Roman" w:hint="eastAsia"/>
          <w:sz w:val="18"/>
          <w:szCs w:val="18"/>
        </w:rPr>
        <w:t>是分割掩码，图</w:t>
      </w:r>
      <w:r w:rsidR="00DF1C80">
        <w:rPr>
          <w:rFonts w:cs="Times New Roman" w:hint="eastAsia"/>
          <w:sz w:val="18"/>
          <w:szCs w:val="18"/>
        </w:rPr>
        <w:t>(</w:t>
      </w:r>
      <w:r w:rsidR="00DF1C80">
        <w:rPr>
          <w:rFonts w:cs="Times New Roman"/>
          <w:sz w:val="18"/>
          <w:szCs w:val="18"/>
        </w:rPr>
        <w:t>d)</w:t>
      </w:r>
      <w:r w:rsidR="00DF1C80">
        <w:rPr>
          <w:rFonts w:cs="Times New Roman" w:hint="eastAsia"/>
          <w:sz w:val="18"/>
          <w:szCs w:val="18"/>
        </w:rPr>
        <w:t>是</w:t>
      </w:r>
      <w:r w:rsidR="00DF1C80" w:rsidRPr="00DF1C80">
        <w:rPr>
          <w:rFonts w:cs="Times New Roman" w:hint="eastAsia"/>
          <w:sz w:val="18"/>
          <w:szCs w:val="18"/>
        </w:rPr>
        <w:t>用于分离边界的损失权值</w:t>
      </w:r>
      <w:r w:rsidR="00832688">
        <w:rPr>
          <w:rFonts w:cs="Times New Roman" w:hint="eastAsia"/>
          <w:sz w:val="18"/>
          <w:szCs w:val="18"/>
        </w:rPr>
        <w:t>。</w:t>
      </w:r>
    </w:p>
    <w:p w14:paraId="3378F167" w14:textId="70A1C488" w:rsidR="00993ABE" w:rsidRPr="004E6B80" w:rsidRDefault="005F4833" w:rsidP="00857DCF">
      <w:pPr>
        <w:rPr>
          <w:i/>
        </w:rPr>
      </w:pPr>
      <w:r>
        <w:rPr>
          <w:rFonts w:hint="eastAsia"/>
        </w:rPr>
        <w:t>其中</w:t>
      </w:r>
      <m:oMath>
        <m:sSub>
          <m:sSubPr>
            <m:ctrlPr>
              <w:rPr>
                <w:rFonts w:ascii="Cambria Math" w:hAnsi="Cambria Math" w:cs="Arial"/>
                <w:i/>
              </w:rPr>
            </m:ctrlPr>
          </m:sSubPr>
          <m:e>
            <m:r>
              <w:rPr>
                <w:rFonts w:ascii="Cambria Math" w:hAnsi="Cambria Math" w:cs="Arial" w:hint="eastAsia"/>
              </w:rPr>
              <m:t>p</m:t>
            </m:r>
          </m:e>
          <m:sub>
            <m:r>
              <m:rPr>
                <m:scr m:val="script"/>
              </m:rPr>
              <w:rPr>
                <w:rFonts w:ascii="Cambria Math" w:hAnsi="Cambria Math" w:cs="Arial"/>
              </w:rPr>
              <m:t>l</m:t>
            </m:r>
            <m:d>
              <m:dPr>
                <m:ctrlPr>
                  <w:rPr>
                    <w:rFonts w:ascii="Cambria Math" w:hAnsi="Cambria Math" w:cs="Arial"/>
                    <w:i/>
                  </w:rPr>
                </m:ctrlPr>
              </m:dPr>
              <m:e>
                <m:r>
                  <m:rPr>
                    <m:sty m:val="bi"/>
                  </m:rPr>
                  <w:rPr>
                    <w:rFonts w:ascii="Cambria Math" w:hAnsi="Cambria Math" w:cs="Arial"/>
                  </w:rPr>
                  <m:t>x</m:t>
                </m:r>
              </m:e>
            </m:d>
          </m:sub>
        </m:sSub>
        <m:d>
          <m:dPr>
            <m:ctrlPr>
              <w:rPr>
                <w:rFonts w:ascii="Cambria Math" w:hAnsi="Cambria Math" w:cs="Arial"/>
                <w:i/>
              </w:rPr>
            </m:ctrlPr>
          </m:dPr>
          <m:e>
            <m:r>
              <m:rPr>
                <m:sty m:val="bi"/>
              </m:rPr>
              <w:rPr>
                <w:rFonts w:ascii="Cambria Math" w:hAnsi="Cambria Math" w:cs="Arial"/>
              </w:rPr>
              <m:t>x</m:t>
            </m:r>
          </m:e>
        </m:d>
      </m:oMath>
      <w:r>
        <w:rPr>
          <w:rFonts w:hint="eastAsia"/>
        </w:rPr>
        <w:t>是</w:t>
      </w:r>
      <w:proofErr w:type="spellStart"/>
      <w:r w:rsidR="0099123F">
        <w:t>S</w:t>
      </w:r>
      <w:r>
        <w:rPr>
          <w:rFonts w:hint="eastAsia"/>
        </w:rPr>
        <w:t>oftmax</w:t>
      </w:r>
      <w:proofErr w:type="spellEnd"/>
      <w:r>
        <w:rPr>
          <w:rFonts w:hint="eastAsia"/>
        </w:rPr>
        <w:t>损失函数，</w:t>
      </w:r>
      <m:oMath>
        <m:r>
          <m:rPr>
            <m:scr m:val="script"/>
          </m:rPr>
          <w:rPr>
            <w:rFonts w:ascii="Cambria Math" w:hAnsi="Cambria Math"/>
          </w:rPr>
          <m:t>l :</m:t>
        </m:r>
        <m:r>
          <m:rPr>
            <m:sty m:val="p"/>
          </m:rPr>
          <w:rPr>
            <w:rFonts w:ascii="Cambria Math" w:hAnsi="Cambria Math"/>
          </w:rPr>
          <m:t>Ω⟶{1,…,K}</m:t>
        </m:r>
      </m:oMath>
      <w:r w:rsidR="00D95312">
        <w:rPr>
          <w:rFonts w:hint="eastAsia"/>
        </w:rPr>
        <w:t>是每个像素点的标签值，</w:t>
      </w:r>
      <m:oMath>
        <m:r>
          <w:rPr>
            <w:rFonts w:ascii="Cambria Math" w:hAnsi="Cambria Math"/>
          </w:rPr>
          <m:t>ω :</m:t>
        </m:r>
        <m:r>
          <m:rPr>
            <m:sty m:val="p"/>
          </m:rPr>
          <w:rPr>
            <w:rFonts w:ascii="Cambria Math" w:hAnsi="Cambria Math"/>
          </w:rPr>
          <m:t>Ω</m:t>
        </m:r>
        <m:r>
          <m:rPr>
            <m:scr m:val="double-struck"/>
          </m:rPr>
          <w:rPr>
            <w:rFonts w:ascii="Cambria Math" w:hAnsi="Cambria Math"/>
          </w:rPr>
          <m:t>→R</m:t>
        </m:r>
      </m:oMath>
      <w:r w:rsidR="00D95312">
        <w:rPr>
          <w:rFonts w:hint="eastAsia"/>
        </w:rPr>
        <w:t>是像素点的权值，</w:t>
      </w:r>
      <w:r w:rsidR="00FB68F8">
        <w:rPr>
          <w:rFonts w:hint="eastAsia"/>
        </w:rPr>
        <w:t>对于</w:t>
      </w:r>
      <w:r w:rsidR="00D95312">
        <w:rPr>
          <w:rFonts w:hint="eastAsia"/>
        </w:rPr>
        <w:t>图</w:t>
      </w:r>
      <w:r w:rsidR="00FB68F8">
        <w:rPr>
          <w:rFonts w:hint="eastAsia"/>
        </w:rPr>
        <w:t>像中</w:t>
      </w:r>
      <w:r w:rsidR="007E6868">
        <w:rPr>
          <w:rFonts w:hint="eastAsia"/>
        </w:rPr>
        <w:t>更靠近</w:t>
      </w:r>
      <w:r w:rsidR="00D95312">
        <w:rPr>
          <w:rFonts w:hint="eastAsia"/>
        </w:rPr>
        <w:t>边界的像素</w:t>
      </w:r>
      <w:r w:rsidR="007E6868">
        <w:rPr>
          <w:rFonts w:hint="eastAsia"/>
        </w:rPr>
        <w:t>点</w:t>
      </w:r>
      <w:r w:rsidR="00FB68F8">
        <w:rPr>
          <w:rFonts w:hint="eastAsia"/>
        </w:rPr>
        <w:t>我们倾向于赋予</w:t>
      </w:r>
      <w:r w:rsidR="00D95312">
        <w:rPr>
          <w:rFonts w:hint="eastAsia"/>
        </w:rPr>
        <w:t>更高的权值。</w:t>
      </w:r>
    </w:p>
    <w:p w14:paraId="2B01290C" w14:textId="511F5D61" w:rsidR="00993ABE" w:rsidRPr="001A601B" w:rsidRDefault="00000000" w:rsidP="00993ABE">
      <m:oMathPara>
        <m:oMath>
          <m:eqArr>
            <m:eqArrPr>
              <m:maxDist m:val="1"/>
              <m:ctrlPr>
                <w:rPr>
                  <w:rFonts w:ascii="Cambria Math" w:hAnsi="Cambria Math"/>
                  <w:i/>
                </w:rPr>
              </m:ctrlPr>
            </m:eqArrPr>
            <m:e>
              <m:r>
                <w:rPr>
                  <w:rFonts w:ascii="Cambria Math" w:hAnsi="Cambria Math"/>
                </w:rPr>
                <m:t>ω</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3-3</m:t>
                  </m:r>
                </m:e>
              </m:d>
            </m:e>
          </m:eqArr>
        </m:oMath>
      </m:oMathPara>
    </w:p>
    <w:p w14:paraId="71C98EF3" w14:textId="69169F0F" w:rsidR="00993ABE" w:rsidRPr="00216E0A" w:rsidRDefault="001A601B" w:rsidP="00857DCF">
      <w:r>
        <w:rPr>
          <w:rFonts w:hint="eastAsia"/>
        </w:rPr>
        <w:t>其中</w:t>
      </w:r>
      <m:oMath>
        <m:sSub>
          <m:sSubPr>
            <m:ctrlPr>
              <w:rPr>
                <w:rFonts w:ascii="Cambria Math" w:hAnsi="Cambria Math"/>
                <w:i/>
              </w:rPr>
            </m:ctrlPr>
          </m:sSubPr>
          <m:e>
            <m:r>
              <w:rPr>
                <w:rFonts w:ascii="Cambria Math" w:hAnsi="Cambria Math"/>
              </w:rPr>
              <m:t>ω</m:t>
            </m:r>
          </m:e>
          <m:sub>
            <m:r>
              <w:rPr>
                <w:rFonts w:ascii="Cambria Math" w:hAnsi="Cambria Math" w:hint="eastAsia"/>
              </w:rPr>
              <m:t>c</m:t>
            </m:r>
          </m:sub>
        </m:sSub>
        <m:r>
          <w:rPr>
            <w:rFonts w:ascii="Cambria Math" w:hAnsi="Cambria Math"/>
          </w:rPr>
          <m:t xml:space="preserve">  :</m:t>
        </m:r>
        <m:r>
          <m:rPr>
            <m:sty m:val="p"/>
          </m:rPr>
          <w:rPr>
            <w:rFonts w:ascii="Cambria Math" w:hAnsi="Cambria Math"/>
          </w:rPr>
          <m:t>Ω</m:t>
        </m:r>
        <m:r>
          <m:rPr>
            <m:scr m:val="double-struck"/>
          </m:rPr>
          <w:rPr>
            <w:rFonts w:ascii="Cambria Math" w:hAnsi="Cambria Math"/>
          </w:rPr>
          <m:t>⟶R</m:t>
        </m:r>
      </m:oMath>
      <w:r>
        <w:rPr>
          <w:rFonts w:hint="eastAsia"/>
        </w:rPr>
        <w:t>是平衡类别比例的权值，</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r>
          <m:rPr>
            <m:sty m:val="p"/>
          </m:rPr>
          <w:rPr>
            <w:rFonts w:ascii="Cambria Math" w:hAnsi="Cambria Math"/>
          </w:rPr>
          <m:t>Ω</m:t>
        </m:r>
        <m:r>
          <m:rPr>
            <m:scr m:val="double-struck"/>
          </m:rPr>
          <w:rPr>
            <w:rFonts w:ascii="Cambria Math" w:hAnsi="Cambria Math"/>
          </w:rPr>
          <m:t>⟶R</m:t>
        </m:r>
      </m:oMath>
      <w:r>
        <w:rPr>
          <w:rFonts w:hint="eastAsia"/>
        </w:rPr>
        <w:t>是当前像素点到距离最近的细胞的距离，</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r>
          <m:rPr>
            <m:sty m:val="p"/>
          </m:rPr>
          <w:rPr>
            <w:rFonts w:ascii="Cambria Math" w:hAnsi="Cambria Math"/>
          </w:rPr>
          <m:t>Ω</m:t>
        </m:r>
        <m:r>
          <m:rPr>
            <m:scr m:val="double-struck"/>
          </m:rPr>
          <w:rPr>
            <w:rFonts w:ascii="Cambria Math" w:hAnsi="Cambria Math"/>
          </w:rPr>
          <m:t>⟶R</m:t>
        </m:r>
      </m:oMath>
      <w:r>
        <w:rPr>
          <w:rFonts w:hint="eastAsia"/>
        </w:rPr>
        <w:t>是当前像素点到距离其第二近的细胞的距离。</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24763C">
        <w:rPr>
          <w:rFonts w:hint="eastAsia"/>
        </w:rPr>
        <w:t>和</w:t>
      </w:r>
      <m:oMath>
        <m:r>
          <w:rPr>
            <w:rFonts w:ascii="Cambria Math" w:hAnsi="Cambria Math"/>
          </w:rPr>
          <m:t>σ</m:t>
        </m:r>
      </m:oMath>
      <w:r w:rsidR="0024763C">
        <w:rPr>
          <w:rFonts w:hint="eastAsia"/>
        </w:rPr>
        <w:t>是常数值，在本实验中</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=10</m:t>
        </m:r>
      </m:oMath>
      <w:r w:rsidR="0024763C">
        <w:rPr>
          <w:rFonts w:hint="eastAsia"/>
        </w:rPr>
        <w:t>，</w:t>
      </w:r>
      <m:oMath>
        <m:r>
          <w:rPr>
            <w:rFonts w:ascii="Cambria Math" w:hAnsi="Cambria Math"/>
          </w:rPr>
          <m:t>σ≈5</m:t>
        </m:r>
      </m:oMath>
      <w:r w:rsidR="0024763C">
        <w:rPr>
          <w:rFonts w:hint="eastAsia"/>
        </w:rPr>
        <w:t>。</w:t>
      </w:r>
    </w:p>
    <w:p w14:paraId="772606FA" w14:textId="28F2045E" w:rsidR="0001035B" w:rsidRDefault="0001035B" w:rsidP="0001035B">
      <w:pPr>
        <w:pStyle w:val="2"/>
      </w:pPr>
      <w:bookmarkStart w:id="44" w:name="_Toc104039663"/>
      <w:r w:rsidRPr="00AD25FF">
        <w:t>3</w:t>
      </w:r>
      <w:r>
        <w:t xml:space="preserve">.3 </w:t>
      </w:r>
      <w:r w:rsidR="00216E0A">
        <w:rPr>
          <w:rFonts w:hint="eastAsia"/>
        </w:rPr>
        <w:t>数据扩充</w:t>
      </w:r>
      <w:bookmarkEnd w:id="44"/>
    </w:p>
    <w:p w14:paraId="679E4DCE" w14:textId="50190048" w:rsidR="000C180C" w:rsidRPr="000C180C" w:rsidRDefault="009B302D" w:rsidP="00A20E96">
      <w:pPr>
        <w:ind w:firstLineChars="200" w:firstLine="420"/>
      </w:pPr>
      <w:r>
        <w:rPr>
          <w:rFonts w:hint="eastAsia"/>
        </w:rPr>
        <w:t>由于</w:t>
      </w:r>
      <w:r w:rsidR="007E6868">
        <w:rPr>
          <w:rFonts w:hint="eastAsia"/>
        </w:rPr>
        <w:t>原始的数据集</w:t>
      </w:r>
      <w:r>
        <w:rPr>
          <w:rFonts w:hint="eastAsia"/>
        </w:rPr>
        <w:t>中只有</w:t>
      </w:r>
      <w:r w:rsidR="00FB68F8">
        <w:rPr>
          <w:rFonts w:hint="eastAsia"/>
        </w:rPr>
        <w:t>1</w:t>
      </w:r>
      <w:r>
        <w:rPr>
          <w:rFonts w:hint="eastAsia"/>
        </w:rPr>
        <w:t>3</w:t>
      </w:r>
      <w:r w:rsidR="00830AF7">
        <w:t>1</w:t>
      </w:r>
      <w:r>
        <w:rPr>
          <w:rFonts w:hint="eastAsia"/>
        </w:rPr>
        <w:t>张</w:t>
      </w:r>
      <w:r w:rsidR="007E6868">
        <w:rPr>
          <w:rFonts w:hint="eastAsia"/>
        </w:rPr>
        <w:t>带标签的</w:t>
      </w:r>
      <w:r>
        <w:rPr>
          <w:rFonts w:hint="eastAsia"/>
        </w:rPr>
        <w:t>样本，</w:t>
      </w:r>
      <w:r w:rsidR="007E6868">
        <w:rPr>
          <w:rFonts w:hint="eastAsia"/>
        </w:rPr>
        <w:t>为了增加样本数量，这里</w:t>
      </w:r>
      <w:r>
        <w:rPr>
          <w:rFonts w:hint="eastAsia"/>
        </w:rPr>
        <w:t>使用了数据扩充的方法</w:t>
      </w:r>
      <w:r w:rsidR="008510D8">
        <w:rPr>
          <w:rFonts w:hint="eastAsia"/>
        </w:rPr>
        <w:t>，即</w:t>
      </w:r>
      <w:r w:rsidR="007E6868">
        <w:rPr>
          <w:rFonts w:hint="eastAsia"/>
        </w:rPr>
        <w:t>所谓的</w:t>
      </w:r>
      <w:r w:rsidR="008510D8">
        <w:rPr>
          <w:rFonts w:hint="eastAsia"/>
        </w:rPr>
        <w:t>数据增强</w:t>
      </w:r>
      <w:r>
        <w:rPr>
          <w:rFonts w:hint="eastAsia"/>
        </w:rPr>
        <w:t>。采用的是一种对图像的弹性形变的策略，这种策略同时对模型的训练有很大的帮助。</w:t>
      </w:r>
    </w:p>
    <w:p w14:paraId="09CB168A" w14:textId="411D3568" w:rsidR="00216E0A" w:rsidRDefault="00216E0A" w:rsidP="00216E0A">
      <w:pPr>
        <w:pStyle w:val="2"/>
      </w:pPr>
      <w:bookmarkStart w:id="45" w:name="_Toc104039664"/>
      <w:r>
        <w:rPr>
          <w:rFonts w:hint="eastAsia"/>
        </w:rPr>
        <w:t>3</w:t>
      </w:r>
      <w:r>
        <w:t xml:space="preserve">.4 </w:t>
      </w:r>
      <w:r>
        <w:rPr>
          <w:rFonts w:hint="eastAsia"/>
        </w:rPr>
        <w:t>总结</w:t>
      </w:r>
      <w:bookmarkEnd w:id="45"/>
    </w:p>
    <w:p w14:paraId="64FDB321" w14:textId="77777777" w:rsidR="00E625B0" w:rsidRDefault="00BE0CE4" w:rsidP="00BB5509">
      <w:pPr>
        <w:ind w:firstLineChars="200" w:firstLine="420"/>
      </w:pPr>
      <w:r>
        <w:rPr>
          <w:rFonts w:hint="eastAsia"/>
        </w:rPr>
        <w:t>U-Net</w:t>
      </w:r>
      <w:r w:rsidR="00CF175D">
        <w:rPr>
          <w:rFonts w:hint="eastAsia"/>
        </w:rPr>
        <w:t>网络</w:t>
      </w:r>
      <w:r w:rsidR="001261F7">
        <w:rPr>
          <w:rFonts w:hint="eastAsia"/>
        </w:rPr>
        <w:t>的思想是</w:t>
      </w:r>
      <w:r w:rsidR="00CF175D">
        <w:rPr>
          <w:rFonts w:hint="eastAsia"/>
        </w:rPr>
        <w:t>采用多尺度</w:t>
      </w:r>
      <w:r w:rsidR="001261F7">
        <w:rPr>
          <w:rFonts w:hint="eastAsia"/>
        </w:rPr>
        <w:t>特征去处理</w:t>
      </w:r>
      <w:r w:rsidR="00CF175D">
        <w:rPr>
          <w:rFonts w:hint="eastAsia"/>
        </w:rPr>
        <w:t>语义分割任务，</w:t>
      </w:r>
      <w:r w:rsidR="001261F7">
        <w:rPr>
          <w:rFonts w:hint="eastAsia"/>
        </w:rPr>
        <w:t>在</w:t>
      </w:r>
      <w:r w:rsidR="00DA58D8">
        <w:rPr>
          <w:rFonts w:hint="eastAsia"/>
        </w:rPr>
        <w:t>后来的很多算法</w:t>
      </w:r>
      <w:r w:rsidR="001261F7">
        <w:rPr>
          <w:rFonts w:hint="eastAsia"/>
        </w:rPr>
        <w:t>中</w:t>
      </w:r>
      <w:r w:rsidR="00DA58D8">
        <w:rPr>
          <w:rFonts w:hint="eastAsia"/>
        </w:rPr>
        <w:t>也受</w:t>
      </w:r>
      <w:r w:rsidR="001261F7">
        <w:rPr>
          <w:rFonts w:hint="eastAsia"/>
        </w:rPr>
        <w:t>到这个思想的</w:t>
      </w:r>
      <w:r w:rsidR="00DA58D8">
        <w:rPr>
          <w:rFonts w:hint="eastAsia"/>
        </w:rPr>
        <w:t>影响</w:t>
      </w:r>
      <w:r w:rsidR="00CF175D">
        <w:rPr>
          <w:rFonts w:hint="eastAsia"/>
        </w:rPr>
        <w:t>。</w:t>
      </w:r>
    </w:p>
    <w:p w14:paraId="2EDC073D" w14:textId="661F9756" w:rsidR="00616D63" w:rsidRDefault="00BE0CE4" w:rsidP="00BB5509">
      <w:pPr>
        <w:ind w:firstLineChars="200" w:firstLine="420"/>
      </w:pPr>
      <w:r>
        <w:rPr>
          <w:rFonts w:hint="eastAsia"/>
        </w:rPr>
        <w:t>U-Net</w:t>
      </w:r>
      <w:r w:rsidR="00CF175D">
        <w:rPr>
          <w:rFonts w:hint="eastAsia"/>
        </w:rPr>
        <w:t>架构在</w:t>
      </w:r>
      <w:r w:rsidR="00616D63">
        <w:rPr>
          <w:rFonts w:hint="eastAsia"/>
        </w:rPr>
        <w:t>处理多种</w:t>
      </w:r>
      <w:r w:rsidR="00CF175D">
        <w:rPr>
          <w:rFonts w:hint="eastAsia"/>
        </w:rPr>
        <w:t>生物医学分割</w:t>
      </w:r>
      <w:r w:rsidR="00616D63">
        <w:rPr>
          <w:rFonts w:hint="eastAsia"/>
        </w:rPr>
        <w:t>的任务</w:t>
      </w:r>
      <w:r w:rsidR="00CF175D">
        <w:rPr>
          <w:rFonts w:hint="eastAsia"/>
        </w:rPr>
        <w:t>上</w:t>
      </w:r>
      <w:r w:rsidR="00616D63">
        <w:rPr>
          <w:rFonts w:hint="eastAsia"/>
        </w:rPr>
        <w:t>都表现出了很好的性能</w:t>
      </w:r>
      <w:r w:rsidR="00CF175D">
        <w:rPr>
          <w:rFonts w:hint="eastAsia"/>
        </w:rPr>
        <w:t>，并且</w:t>
      </w:r>
      <w:r w:rsidR="008510D8">
        <w:rPr>
          <w:rFonts w:hint="eastAsia"/>
        </w:rPr>
        <w:t>其使用弹性形变进行数据增强的策略，让它仅需要非常少</w:t>
      </w:r>
      <w:r w:rsidR="00616D63">
        <w:rPr>
          <w:rFonts w:hint="eastAsia"/>
        </w:rPr>
        <w:t>带标签的样本</w:t>
      </w:r>
      <w:r w:rsidR="008510D8">
        <w:rPr>
          <w:rFonts w:hint="eastAsia"/>
        </w:rPr>
        <w:t>，同时训练模型的速度也很快，最后</w:t>
      </w:r>
      <w:proofErr w:type="spellStart"/>
      <w:r>
        <w:rPr>
          <w:rFonts w:hint="eastAsia"/>
        </w:rPr>
        <w:t>U-Net</w:t>
      </w:r>
      <w:proofErr w:type="spellEnd"/>
      <w:r w:rsidR="008510D8">
        <w:rPr>
          <w:rFonts w:hint="eastAsia"/>
        </w:rPr>
        <w:t>架构的适用性很好，能够很容易的运用于更多其他的任务。</w:t>
      </w:r>
    </w:p>
    <w:p w14:paraId="786ABB9F" w14:textId="0E969BAF" w:rsidR="003228BE" w:rsidRDefault="003228BE" w:rsidP="003228BE">
      <w:pPr>
        <w:pStyle w:val="1"/>
      </w:pPr>
      <w:bookmarkStart w:id="46" w:name="_Toc104039665"/>
      <w:r>
        <w:rPr>
          <w:rFonts w:hint="eastAsia"/>
        </w:rPr>
        <w:lastRenderedPageBreak/>
        <w:t>4</w:t>
      </w:r>
      <w:r>
        <w:t xml:space="preserve"> </w:t>
      </w:r>
      <w:r w:rsidR="00CC01AD">
        <w:rPr>
          <w:rFonts w:hint="eastAsia"/>
        </w:rPr>
        <w:t>用于肝脏图像分割的过完备卷积结构网络</w:t>
      </w:r>
      <w:proofErr w:type="spellStart"/>
      <w:r w:rsidR="00CC01AD">
        <w:rPr>
          <w:rFonts w:hint="eastAsia"/>
        </w:rPr>
        <w:t>KiU</w:t>
      </w:r>
      <w:proofErr w:type="spellEnd"/>
      <w:r w:rsidR="00CC01AD">
        <w:rPr>
          <w:rFonts w:hint="eastAsia"/>
        </w:rPr>
        <w:t>-Net</w:t>
      </w:r>
      <w:bookmarkEnd w:id="46"/>
    </w:p>
    <w:p w14:paraId="42DF30E3" w14:textId="2D415A77" w:rsidR="00CC01AD" w:rsidRDefault="00AF1B3D" w:rsidP="00413145">
      <w:pPr>
        <w:pStyle w:val="2"/>
      </w:pPr>
      <w:bookmarkStart w:id="47" w:name="_Toc104039666"/>
      <w:r>
        <w:t xml:space="preserve">4.1 </w:t>
      </w:r>
      <w:r w:rsidR="00413145">
        <w:rPr>
          <w:rFonts w:hint="eastAsia"/>
        </w:rPr>
        <w:t>U</w:t>
      </w:r>
      <w:r w:rsidR="00413145">
        <w:t>-Net</w:t>
      </w:r>
      <w:r w:rsidR="00413145">
        <w:rPr>
          <w:rFonts w:hint="eastAsia"/>
        </w:rPr>
        <w:t>网络的不足之处</w:t>
      </w:r>
      <w:bookmarkEnd w:id="47"/>
    </w:p>
    <w:p w14:paraId="3F3851C9" w14:textId="0A370FBF" w:rsidR="00677650" w:rsidRPr="00677650" w:rsidRDefault="006673F1" w:rsidP="006673F1">
      <w:pPr>
        <w:ind w:firstLineChars="200" w:firstLine="420"/>
      </w:pPr>
      <w:r>
        <w:rPr>
          <w:rFonts w:hint="eastAsia"/>
        </w:rPr>
        <w:t>U</w:t>
      </w:r>
      <w:r>
        <w:t>-</w:t>
      </w:r>
      <w:r>
        <w:rPr>
          <w:rFonts w:hint="eastAsia"/>
        </w:rPr>
        <w:t>Net</w:t>
      </w:r>
      <w:r>
        <w:rPr>
          <w:rFonts w:hint="eastAsia"/>
        </w:rPr>
        <w:t>以及一些基于</w:t>
      </w:r>
      <w:r>
        <w:rPr>
          <w:rFonts w:hint="eastAsia"/>
        </w:rPr>
        <w:t>U</w:t>
      </w:r>
      <w:r>
        <w:t>-</w:t>
      </w:r>
      <w:r>
        <w:rPr>
          <w:rFonts w:hint="eastAsia"/>
        </w:rPr>
        <w:t>Net</w:t>
      </w:r>
      <w:r>
        <w:rPr>
          <w:rFonts w:hint="eastAsia"/>
        </w:rPr>
        <w:t>变体网络在医学图像分割领域取得了不错的效果，但是研究发现</w:t>
      </w:r>
      <w:r>
        <w:fldChar w:fldCharType="begin"/>
      </w:r>
      <w:r w:rsidR="005B44E0">
        <w:instrText xml:space="preserve"> ADDIN ZOTERO_ITEM CSL_CITATION {"citationID":"UkI3CP8v","properties":{"formattedCitation":"\\super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fldChar w:fldCharType="separate"/>
      </w:r>
      <w:r w:rsidR="005B44E0" w:rsidRPr="005B44E0">
        <w:rPr>
          <w:rFonts w:cs="Times New Roman"/>
          <w:kern w:val="0"/>
          <w:szCs w:val="24"/>
          <w:vertAlign w:val="superscript"/>
        </w:rPr>
        <w:t>[19]</w:t>
      </w:r>
      <w:r>
        <w:fldChar w:fldCharType="end"/>
      </w:r>
      <w:r>
        <w:rPr>
          <w:rFonts w:hint="eastAsia"/>
        </w:rPr>
        <w:t>，</w:t>
      </w:r>
      <w:r>
        <w:rPr>
          <w:rFonts w:hint="eastAsia"/>
        </w:rPr>
        <w:t>U</w:t>
      </w:r>
      <w:r>
        <w:t>-</w:t>
      </w:r>
      <w:r>
        <w:rPr>
          <w:rFonts w:hint="eastAsia"/>
        </w:rPr>
        <w:t>Net</w:t>
      </w:r>
      <w:r>
        <w:rPr>
          <w:rFonts w:hint="eastAsia"/>
        </w:rPr>
        <w:t>网络无法准确的分割出图像的边界。从图</w:t>
      </w:r>
      <w:r>
        <w:rPr>
          <w:rFonts w:hint="eastAsia"/>
        </w:rPr>
        <w:t>1</w:t>
      </w:r>
      <w:r>
        <w:t>6</w:t>
      </w:r>
      <w:r>
        <w:rPr>
          <w:rFonts w:hint="eastAsia"/>
        </w:rPr>
        <w:t>上我们可以清晰的看出，</w:t>
      </w:r>
      <w:r>
        <w:rPr>
          <w:rFonts w:hint="eastAsia"/>
        </w:rPr>
        <w:t>U</w:t>
      </w:r>
      <w:r>
        <w:t>-</w:t>
      </w:r>
      <w:r>
        <w:rPr>
          <w:rFonts w:hint="eastAsia"/>
        </w:rPr>
        <w:t>Net</w:t>
      </w:r>
      <w:r>
        <w:rPr>
          <w:rFonts w:hint="eastAsia"/>
        </w:rPr>
        <w:t>对于大结构总体上做出了不错的预测，但是</w:t>
      </w:r>
      <w:r w:rsidR="000F039A">
        <w:rPr>
          <w:rFonts w:hint="eastAsia"/>
        </w:rPr>
        <w:t>当图像表面不光滑和曲率较高时，</w:t>
      </w:r>
      <w:r w:rsidR="000F039A">
        <w:rPr>
          <w:rFonts w:hint="eastAsia"/>
        </w:rPr>
        <w:t>U</w:t>
      </w:r>
      <w:r w:rsidR="000F039A">
        <w:t>-</w:t>
      </w:r>
      <w:r w:rsidR="000F039A">
        <w:rPr>
          <w:rFonts w:hint="eastAsia"/>
        </w:rPr>
        <w:t>Net</w:t>
      </w:r>
      <w:r w:rsidR="000F039A">
        <w:rPr>
          <w:rFonts w:hint="eastAsia"/>
        </w:rPr>
        <w:t>就无法很好的分割边界。究其原因，研究发现</w:t>
      </w:r>
      <w:r w:rsidR="000F039A">
        <w:fldChar w:fldCharType="begin"/>
      </w:r>
      <w:r w:rsidR="005B44E0">
        <w:instrText xml:space="preserve"> ADDIN ZOTERO_ITEM CSL_CITATION {"citationID":"cdaqIAyX","properties":{"formattedCitation":"\\super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rsidR="000F039A">
        <w:fldChar w:fldCharType="separate"/>
      </w:r>
      <w:r w:rsidR="005B44E0" w:rsidRPr="005B44E0">
        <w:rPr>
          <w:rFonts w:cs="Times New Roman"/>
          <w:kern w:val="0"/>
          <w:szCs w:val="24"/>
          <w:vertAlign w:val="superscript"/>
        </w:rPr>
        <w:t>[19]</w:t>
      </w:r>
      <w:r w:rsidR="000F039A">
        <w:fldChar w:fldCharType="end"/>
      </w:r>
      <w:r w:rsidR="000F039A">
        <w:rPr>
          <w:rFonts w:hint="eastAsia"/>
        </w:rPr>
        <w:t>与</w:t>
      </w:r>
      <w:r w:rsidR="000F039A">
        <w:rPr>
          <w:rFonts w:hint="eastAsia"/>
        </w:rPr>
        <w:t>U</w:t>
      </w:r>
      <w:r w:rsidR="000F039A">
        <w:t>-</w:t>
      </w:r>
      <w:r w:rsidR="000F039A">
        <w:rPr>
          <w:rFonts w:hint="eastAsia"/>
        </w:rPr>
        <w:t>Net</w:t>
      </w:r>
      <w:r w:rsidR="000F039A">
        <w:rPr>
          <w:rFonts w:hint="eastAsia"/>
        </w:rPr>
        <w:t>的网络体系结构有关。</w:t>
      </w:r>
      <w:r w:rsidR="00254CEB">
        <w:rPr>
          <w:rFonts w:hint="eastAsia"/>
        </w:rPr>
        <w:t>由于在编码器的每个卷积块中，使用了最大池化，这使得输入图像只能投影到较低维的特征图上</w:t>
      </w:r>
      <w:r w:rsidR="00FA5105">
        <w:rPr>
          <w:rFonts w:hint="eastAsia"/>
        </w:rPr>
        <w:t>。随着对特征图的多次卷积和池化，滤波器的感受野是增加的，就会更加关注高维特征。而用于精确分割边界的特征主要是低维特征，这就</w:t>
      </w:r>
      <w:r w:rsidR="00E225EE">
        <w:rPr>
          <w:rFonts w:hint="eastAsia"/>
        </w:rPr>
        <w:t>U</w:t>
      </w:r>
      <w:r w:rsidR="00E225EE">
        <w:t>-</w:t>
      </w:r>
      <w:r w:rsidR="00E225EE">
        <w:rPr>
          <w:rFonts w:hint="eastAsia"/>
        </w:rPr>
        <w:t>Net</w:t>
      </w:r>
      <w:r w:rsidR="00E225EE">
        <w:rPr>
          <w:rFonts w:hint="eastAsia"/>
        </w:rPr>
        <w:t>网络无法准确的分割出图像的边界的原因。同时，我们还可以注意到，这样的网络结构会让滤波器的数量随着网络层次的加深而增加</w:t>
      </w:r>
      <w:r w:rsidR="00421758">
        <w:fldChar w:fldCharType="begin"/>
      </w:r>
      <w:r w:rsidR="005B44E0">
        <w:instrText xml:space="preserve"> ADDIN ZOTERO_ITEM CSL_CITATION {"citationID":"DsOGkVsD","properties":{"formattedCitation":"\\super [27]\\nosupersub{}","plainCitation":"[27]","noteIndex":0},"citationItems":[{"id":112,"uris":["http://zotero.org/users/9337392/items/CKHQKWG8"],"itemData":{"id":112,"type":"paper-conference","container-title":"International conference on medical image computing and computer-assisted intervention","page":"363–373","publisher":"Springer","title":"Kiu-net: Towards accurate segmentation of biomedical images using over-complete representations","author":[{"family":"Valanarasu","given":"Jeya Maria Jose"},{"family":"Sindagi","given":"Vishwanath A"},{"family":"Hacihaliloglu","given":"Ilker"},{"family":"Patel","given":"Vishal M"}],"issued":{"date-parts":[["2020"]]}}}],"schema":"https://github.com/citation-style-language/schema/raw/master/csl-citation.json"} </w:instrText>
      </w:r>
      <w:r w:rsidR="00421758">
        <w:fldChar w:fldCharType="separate"/>
      </w:r>
      <w:r w:rsidR="005B44E0" w:rsidRPr="005B44E0">
        <w:rPr>
          <w:rFonts w:cs="Times New Roman"/>
          <w:kern w:val="0"/>
          <w:szCs w:val="24"/>
          <w:vertAlign w:val="superscript"/>
        </w:rPr>
        <w:t>[27]</w:t>
      </w:r>
      <w:r w:rsidR="00421758">
        <w:fldChar w:fldCharType="end"/>
      </w:r>
      <w:r w:rsidR="00E225EE">
        <w:rPr>
          <w:rFonts w:hint="eastAsia"/>
        </w:rPr>
        <w:t>，由此会增加更多的模型参数。</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1701"/>
        <w:gridCol w:w="1701"/>
        <w:gridCol w:w="1701"/>
        <w:gridCol w:w="1701"/>
      </w:tblGrid>
      <w:tr w:rsidR="006C01F3" w14:paraId="4C5DC135" w14:textId="77777777" w:rsidTr="00450573">
        <w:tc>
          <w:tcPr>
            <w:tcW w:w="1000" w:type="pct"/>
          </w:tcPr>
          <w:p w14:paraId="4BE79A2A" w14:textId="77777777" w:rsidR="006C01F3" w:rsidRPr="00677650" w:rsidRDefault="00F83C2D" w:rsidP="00677650">
            <w:pPr>
              <w:jc w:val="center"/>
              <w:rPr>
                <w:rFonts w:cs="Times New Roman"/>
                <w:sz w:val="18"/>
                <w:szCs w:val="18"/>
              </w:rPr>
            </w:pPr>
            <w:r w:rsidRPr="00677650">
              <w:rPr>
                <w:rFonts w:cs="Times New Roman"/>
                <w:noProof/>
                <w:sz w:val="18"/>
                <w:szCs w:val="18"/>
              </w:rPr>
              <w:drawing>
                <wp:inline distT="0" distB="0" distL="0" distR="0" wp14:anchorId="39A659ED" wp14:editId="42A973F8">
                  <wp:extent cx="972000" cy="97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7">
                            <a:extLst>
                              <a:ext uri="{28A0092B-C50C-407E-A947-70E740481C1C}">
                                <a14:useLocalDpi xmlns:a14="http://schemas.microsoft.com/office/drawing/2010/main" val="0"/>
                              </a:ext>
                            </a:extLst>
                          </a:blip>
                          <a:stretch>
                            <a:fillRect/>
                          </a:stretch>
                        </pic:blipFill>
                        <pic:spPr>
                          <a:xfrm>
                            <a:off x="0" y="0"/>
                            <a:ext cx="972000" cy="972000"/>
                          </a:xfrm>
                          <a:prstGeom prst="rect">
                            <a:avLst/>
                          </a:prstGeom>
                        </pic:spPr>
                      </pic:pic>
                    </a:graphicData>
                  </a:graphic>
                </wp:inline>
              </w:drawing>
            </w:r>
          </w:p>
          <w:p w14:paraId="6AFCAF95" w14:textId="4302C3A3" w:rsidR="00677650" w:rsidRPr="00677650" w:rsidRDefault="00677650" w:rsidP="00677650">
            <w:pPr>
              <w:jc w:val="center"/>
              <w:rPr>
                <w:sz w:val="18"/>
                <w:szCs w:val="18"/>
              </w:rPr>
            </w:pPr>
            <w:r w:rsidRPr="00677650">
              <w:rPr>
                <w:rFonts w:cs="Times New Roman" w:hint="eastAsia"/>
                <w:sz w:val="18"/>
                <w:szCs w:val="18"/>
              </w:rPr>
              <w:t>(</w:t>
            </w:r>
            <w:r w:rsidRPr="00677650">
              <w:rPr>
                <w:rFonts w:cs="Times New Roman"/>
                <w:sz w:val="18"/>
                <w:szCs w:val="18"/>
              </w:rPr>
              <w:t>a)</w:t>
            </w:r>
          </w:p>
        </w:tc>
        <w:tc>
          <w:tcPr>
            <w:tcW w:w="1000" w:type="pct"/>
          </w:tcPr>
          <w:p w14:paraId="445A8843" w14:textId="77777777" w:rsidR="006C01F3" w:rsidRPr="00677650" w:rsidRDefault="00F83C2D" w:rsidP="00677650">
            <w:pPr>
              <w:jc w:val="center"/>
              <w:rPr>
                <w:rFonts w:cs="Times New Roman"/>
                <w:sz w:val="18"/>
                <w:szCs w:val="18"/>
              </w:rPr>
            </w:pPr>
            <w:r w:rsidRPr="00677650">
              <w:rPr>
                <w:rFonts w:cs="Times New Roman"/>
                <w:noProof/>
                <w:sz w:val="18"/>
                <w:szCs w:val="18"/>
              </w:rPr>
              <w:drawing>
                <wp:inline distT="0" distB="0" distL="0" distR="0" wp14:anchorId="02AB75F4" wp14:editId="05BFD76A">
                  <wp:extent cx="939327" cy="963411"/>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8">
                            <a:extLst>
                              <a:ext uri="{28A0092B-C50C-407E-A947-70E740481C1C}">
                                <a14:useLocalDpi xmlns:a14="http://schemas.microsoft.com/office/drawing/2010/main" val="0"/>
                              </a:ext>
                            </a:extLst>
                          </a:blip>
                          <a:stretch>
                            <a:fillRect/>
                          </a:stretch>
                        </pic:blipFill>
                        <pic:spPr>
                          <a:xfrm>
                            <a:off x="0" y="0"/>
                            <a:ext cx="939327" cy="963411"/>
                          </a:xfrm>
                          <a:prstGeom prst="rect">
                            <a:avLst/>
                          </a:prstGeom>
                        </pic:spPr>
                      </pic:pic>
                    </a:graphicData>
                  </a:graphic>
                </wp:inline>
              </w:drawing>
            </w:r>
          </w:p>
          <w:p w14:paraId="7AE8C7DC" w14:textId="3AB3FEED" w:rsidR="00677650" w:rsidRPr="00677650" w:rsidRDefault="00677650" w:rsidP="00677650">
            <w:pPr>
              <w:jc w:val="center"/>
              <w:rPr>
                <w:rFonts w:cs="Times New Roman"/>
                <w:sz w:val="18"/>
                <w:szCs w:val="18"/>
              </w:rPr>
            </w:pPr>
            <w:r w:rsidRPr="00677650">
              <w:rPr>
                <w:rFonts w:cs="Times New Roman" w:hint="eastAsia"/>
                <w:sz w:val="18"/>
                <w:szCs w:val="18"/>
              </w:rPr>
              <w:t>(</w:t>
            </w:r>
            <w:r w:rsidRPr="00677650">
              <w:rPr>
                <w:rFonts w:cs="Times New Roman"/>
                <w:sz w:val="18"/>
                <w:szCs w:val="18"/>
              </w:rPr>
              <w:t>b)</w:t>
            </w:r>
          </w:p>
        </w:tc>
        <w:tc>
          <w:tcPr>
            <w:tcW w:w="1000" w:type="pct"/>
          </w:tcPr>
          <w:p w14:paraId="3F180F2B" w14:textId="77777777" w:rsidR="006C01F3" w:rsidRPr="00677650" w:rsidRDefault="00F83C2D" w:rsidP="00677650">
            <w:pPr>
              <w:jc w:val="center"/>
              <w:rPr>
                <w:rFonts w:cs="Times New Roman"/>
                <w:sz w:val="18"/>
                <w:szCs w:val="18"/>
              </w:rPr>
            </w:pPr>
            <w:r w:rsidRPr="00677650">
              <w:rPr>
                <w:rFonts w:cs="Times New Roman"/>
                <w:noProof/>
                <w:sz w:val="18"/>
                <w:szCs w:val="18"/>
              </w:rPr>
              <w:drawing>
                <wp:inline distT="0" distB="0" distL="0" distR="0" wp14:anchorId="7F43C275" wp14:editId="7E77B2CB">
                  <wp:extent cx="964032" cy="972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9">
                            <a:extLst>
                              <a:ext uri="{28A0092B-C50C-407E-A947-70E740481C1C}">
                                <a14:useLocalDpi xmlns:a14="http://schemas.microsoft.com/office/drawing/2010/main" val="0"/>
                              </a:ext>
                            </a:extLst>
                          </a:blip>
                          <a:stretch>
                            <a:fillRect/>
                          </a:stretch>
                        </pic:blipFill>
                        <pic:spPr>
                          <a:xfrm>
                            <a:off x="0" y="0"/>
                            <a:ext cx="964032" cy="972000"/>
                          </a:xfrm>
                          <a:prstGeom prst="rect">
                            <a:avLst/>
                          </a:prstGeom>
                        </pic:spPr>
                      </pic:pic>
                    </a:graphicData>
                  </a:graphic>
                </wp:inline>
              </w:drawing>
            </w:r>
          </w:p>
          <w:p w14:paraId="4F482FF1" w14:textId="0671EACF" w:rsidR="00677650" w:rsidRPr="00677650" w:rsidRDefault="00677650" w:rsidP="00677650">
            <w:pPr>
              <w:jc w:val="center"/>
              <w:rPr>
                <w:rFonts w:cs="Times New Roman"/>
                <w:sz w:val="18"/>
                <w:szCs w:val="18"/>
              </w:rPr>
            </w:pPr>
            <w:r w:rsidRPr="00677650">
              <w:rPr>
                <w:rFonts w:cs="Times New Roman"/>
                <w:sz w:val="18"/>
                <w:szCs w:val="18"/>
              </w:rPr>
              <w:t>(c)</w:t>
            </w:r>
          </w:p>
        </w:tc>
        <w:tc>
          <w:tcPr>
            <w:tcW w:w="1000" w:type="pct"/>
          </w:tcPr>
          <w:p w14:paraId="2C0FA667" w14:textId="77777777" w:rsidR="006C01F3" w:rsidRPr="00677650" w:rsidRDefault="00F83C2D" w:rsidP="00677650">
            <w:pPr>
              <w:jc w:val="center"/>
              <w:rPr>
                <w:rFonts w:cs="Times New Roman"/>
                <w:sz w:val="18"/>
                <w:szCs w:val="18"/>
              </w:rPr>
            </w:pPr>
            <w:r w:rsidRPr="00677650">
              <w:rPr>
                <w:rFonts w:cs="Times New Roman"/>
                <w:noProof/>
                <w:sz w:val="18"/>
                <w:szCs w:val="18"/>
              </w:rPr>
              <w:drawing>
                <wp:inline distT="0" distB="0" distL="0" distR="0" wp14:anchorId="242F5229" wp14:editId="639A0478">
                  <wp:extent cx="963834" cy="95573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0">
                            <a:extLst>
                              <a:ext uri="{28A0092B-C50C-407E-A947-70E740481C1C}">
                                <a14:useLocalDpi xmlns:a14="http://schemas.microsoft.com/office/drawing/2010/main" val="0"/>
                              </a:ext>
                            </a:extLst>
                          </a:blip>
                          <a:stretch>
                            <a:fillRect/>
                          </a:stretch>
                        </pic:blipFill>
                        <pic:spPr>
                          <a:xfrm>
                            <a:off x="0" y="0"/>
                            <a:ext cx="963834" cy="955735"/>
                          </a:xfrm>
                          <a:prstGeom prst="rect">
                            <a:avLst/>
                          </a:prstGeom>
                        </pic:spPr>
                      </pic:pic>
                    </a:graphicData>
                  </a:graphic>
                </wp:inline>
              </w:drawing>
            </w:r>
          </w:p>
          <w:p w14:paraId="1F64157B" w14:textId="7384FAB5" w:rsidR="00677650" w:rsidRPr="00677650" w:rsidRDefault="00677650" w:rsidP="00677650">
            <w:pPr>
              <w:jc w:val="center"/>
              <w:rPr>
                <w:rFonts w:cs="Times New Roman"/>
                <w:sz w:val="18"/>
                <w:szCs w:val="18"/>
              </w:rPr>
            </w:pPr>
            <w:r w:rsidRPr="00677650">
              <w:rPr>
                <w:rFonts w:cs="Times New Roman" w:hint="eastAsia"/>
                <w:sz w:val="18"/>
                <w:szCs w:val="18"/>
              </w:rPr>
              <w:t>(</w:t>
            </w:r>
            <w:r w:rsidRPr="00677650">
              <w:rPr>
                <w:rFonts w:cs="Times New Roman"/>
                <w:sz w:val="18"/>
                <w:szCs w:val="18"/>
              </w:rPr>
              <w:t>d)</w:t>
            </w:r>
          </w:p>
        </w:tc>
        <w:tc>
          <w:tcPr>
            <w:tcW w:w="1000" w:type="pct"/>
          </w:tcPr>
          <w:p w14:paraId="5402AE32" w14:textId="77777777" w:rsidR="006C01F3" w:rsidRPr="00677650" w:rsidRDefault="00F83C2D" w:rsidP="00677650">
            <w:pPr>
              <w:jc w:val="center"/>
              <w:rPr>
                <w:rFonts w:cs="Times New Roman"/>
                <w:sz w:val="18"/>
                <w:szCs w:val="18"/>
              </w:rPr>
            </w:pPr>
            <w:r w:rsidRPr="00677650">
              <w:rPr>
                <w:rFonts w:cs="Times New Roman"/>
                <w:noProof/>
                <w:sz w:val="18"/>
                <w:szCs w:val="18"/>
              </w:rPr>
              <w:drawing>
                <wp:inline distT="0" distB="0" distL="0" distR="0" wp14:anchorId="324D309D" wp14:editId="708A7991">
                  <wp:extent cx="972000" cy="972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1">
                            <a:extLst>
                              <a:ext uri="{28A0092B-C50C-407E-A947-70E740481C1C}">
                                <a14:useLocalDpi xmlns:a14="http://schemas.microsoft.com/office/drawing/2010/main" val="0"/>
                              </a:ext>
                            </a:extLst>
                          </a:blip>
                          <a:stretch>
                            <a:fillRect/>
                          </a:stretch>
                        </pic:blipFill>
                        <pic:spPr>
                          <a:xfrm>
                            <a:off x="0" y="0"/>
                            <a:ext cx="972000" cy="972000"/>
                          </a:xfrm>
                          <a:prstGeom prst="rect">
                            <a:avLst/>
                          </a:prstGeom>
                        </pic:spPr>
                      </pic:pic>
                    </a:graphicData>
                  </a:graphic>
                </wp:inline>
              </w:drawing>
            </w:r>
          </w:p>
          <w:p w14:paraId="5D98DCDC" w14:textId="7FB1CA10" w:rsidR="00677650" w:rsidRPr="00677650" w:rsidRDefault="00677650" w:rsidP="00677650">
            <w:pPr>
              <w:jc w:val="center"/>
              <w:rPr>
                <w:rFonts w:cs="Times New Roman"/>
                <w:sz w:val="18"/>
                <w:szCs w:val="18"/>
              </w:rPr>
            </w:pPr>
            <w:r w:rsidRPr="00677650">
              <w:rPr>
                <w:rFonts w:cs="Times New Roman"/>
                <w:sz w:val="18"/>
                <w:szCs w:val="18"/>
              </w:rPr>
              <w:t>(e)</w:t>
            </w:r>
          </w:p>
        </w:tc>
      </w:tr>
    </w:tbl>
    <w:p w14:paraId="418FD629" w14:textId="3ECF791D" w:rsidR="00413145" w:rsidRDefault="00F83C2D" w:rsidP="00C52B8A">
      <w:pPr>
        <w:spacing w:afterLines="50" w:after="156"/>
        <w:jc w:val="left"/>
        <w:rPr>
          <w:rFonts w:cs="Times New Roman"/>
          <w:sz w:val="18"/>
          <w:szCs w:val="18"/>
        </w:rPr>
      </w:pPr>
      <w:r w:rsidRPr="00C52B8A">
        <w:rPr>
          <w:rFonts w:cs="Times New Roman" w:hint="eastAsia"/>
          <w:b/>
          <w:bCs/>
          <w:sz w:val="18"/>
          <w:szCs w:val="18"/>
        </w:rPr>
        <w:t>图</w:t>
      </w:r>
      <w:r w:rsidRPr="00C52B8A">
        <w:rPr>
          <w:rFonts w:cs="Times New Roman" w:hint="eastAsia"/>
          <w:b/>
          <w:bCs/>
          <w:sz w:val="18"/>
          <w:szCs w:val="18"/>
        </w:rPr>
        <w:t>1</w:t>
      </w:r>
      <w:r w:rsidRPr="00C52B8A">
        <w:rPr>
          <w:rFonts w:cs="Times New Roman"/>
          <w:b/>
          <w:bCs/>
          <w:sz w:val="18"/>
          <w:szCs w:val="18"/>
        </w:rPr>
        <w:t xml:space="preserve">6 </w:t>
      </w:r>
      <w:r w:rsidRPr="00677650">
        <w:rPr>
          <w:rFonts w:cs="Times New Roman" w:hint="eastAsia"/>
          <w:sz w:val="18"/>
          <w:szCs w:val="18"/>
        </w:rPr>
        <w:t>U</w:t>
      </w:r>
      <w:r w:rsidRPr="00677650">
        <w:rPr>
          <w:rFonts w:cs="Times New Roman"/>
          <w:sz w:val="18"/>
          <w:szCs w:val="18"/>
        </w:rPr>
        <w:t>-</w:t>
      </w:r>
      <w:r w:rsidRPr="00677650">
        <w:rPr>
          <w:rFonts w:cs="Times New Roman" w:hint="eastAsia"/>
          <w:sz w:val="18"/>
          <w:szCs w:val="18"/>
        </w:rPr>
        <w:t>Net</w:t>
      </w:r>
      <w:r w:rsidRPr="00677650">
        <w:rPr>
          <w:rFonts w:cs="Times New Roman" w:hint="eastAsia"/>
          <w:sz w:val="18"/>
          <w:szCs w:val="18"/>
        </w:rPr>
        <w:t>不足之处展示</w:t>
      </w:r>
      <w:r w:rsidR="006E4936">
        <w:rPr>
          <w:rFonts w:cs="Times New Roman"/>
          <w:sz w:val="18"/>
          <w:szCs w:val="18"/>
        </w:rPr>
        <w:fldChar w:fldCharType="begin"/>
      </w:r>
      <w:r w:rsidR="005B44E0">
        <w:rPr>
          <w:rFonts w:cs="Times New Roman"/>
          <w:sz w:val="18"/>
          <w:szCs w:val="18"/>
        </w:rPr>
        <w:instrText xml:space="preserve"> ADDIN ZOTERO_ITEM CSL_CITATION {"citationID":"hsVL8eW6","properties":{"formattedCitation":"\\super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rsidR="006E4936">
        <w:rPr>
          <w:rFonts w:cs="Times New Roman"/>
          <w:sz w:val="18"/>
          <w:szCs w:val="18"/>
        </w:rPr>
        <w:fldChar w:fldCharType="separate"/>
      </w:r>
      <w:r w:rsidR="005B44E0" w:rsidRPr="005B44E0">
        <w:rPr>
          <w:rFonts w:cs="Times New Roman"/>
          <w:kern w:val="0"/>
          <w:sz w:val="18"/>
          <w:szCs w:val="24"/>
          <w:vertAlign w:val="superscript"/>
        </w:rPr>
        <w:t>[19]</w:t>
      </w:r>
      <w:r w:rsidR="006E4936">
        <w:rPr>
          <w:rFonts w:cs="Times New Roman"/>
          <w:sz w:val="18"/>
          <w:szCs w:val="18"/>
        </w:rPr>
        <w:fldChar w:fldCharType="end"/>
      </w:r>
      <w:r w:rsidRPr="00677650">
        <w:rPr>
          <w:rFonts w:cs="Times New Roman" w:hint="eastAsia"/>
          <w:sz w:val="18"/>
          <w:szCs w:val="18"/>
        </w:rPr>
        <w:t>。</w:t>
      </w:r>
      <w:r w:rsidR="00E969BB">
        <w:rPr>
          <w:rFonts w:cs="Times New Roman" w:hint="eastAsia"/>
          <w:sz w:val="18"/>
          <w:szCs w:val="18"/>
        </w:rPr>
        <w:t>图</w:t>
      </w:r>
      <w:r w:rsidR="00E969BB">
        <w:rPr>
          <w:rFonts w:cs="Times New Roman" w:hint="eastAsia"/>
          <w:sz w:val="18"/>
          <w:szCs w:val="18"/>
        </w:rPr>
        <w:t>(</w:t>
      </w:r>
      <w:r w:rsidR="00E969BB">
        <w:rPr>
          <w:rFonts w:cs="Times New Roman"/>
          <w:sz w:val="18"/>
          <w:szCs w:val="18"/>
        </w:rPr>
        <w:t>a)</w:t>
      </w:r>
      <w:r w:rsidR="00E969BB">
        <w:rPr>
          <w:rFonts w:cs="Times New Roman" w:hint="eastAsia"/>
          <w:sz w:val="18"/>
          <w:szCs w:val="18"/>
        </w:rPr>
        <w:t>是输入的图像，图</w:t>
      </w:r>
      <w:r w:rsidR="00E969BB">
        <w:rPr>
          <w:rFonts w:cs="Times New Roman" w:hint="eastAsia"/>
          <w:sz w:val="18"/>
          <w:szCs w:val="18"/>
        </w:rPr>
        <w:t>(</w:t>
      </w:r>
      <w:r w:rsidR="00E969BB">
        <w:rPr>
          <w:rFonts w:cs="Times New Roman"/>
          <w:sz w:val="18"/>
          <w:szCs w:val="18"/>
        </w:rPr>
        <w:t>b)</w:t>
      </w:r>
      <w:r w:rsidR="00E969BB">
        <w:rPr>
          <w:rFonts w:cs="Times New Roman" w:hint="eastAsia"/>
          <w:sz w:val="18"/>
          <w:szCs w:val="18"/>
        </w:rPr>
        <w:t>是</w:t>
      </w:r>
      <w:r w:rsidR="00E969BB">
        <w:rPr>
          <w:rFonts w:cs="Times New Roman" w:hint="eastAsia"/>
          <w:sz w:val="18"/>
          <w:szCs w:val="18"/>
        </w:rPr>
        <w:t>U</w:t>
      </w:r>
      <w:r w:rsidR="00E969BB">
        <w:rPr>
          <w:rFonts w:cs="Times New Roman"/>
          <w:sz w:val="18"/>
          <w:szCs w:val="18"/>
        </w:rPr>
        <w:t>-</w:t>
      </w:r>
      <w:r w:rsidR="00E969BB">
        <w:rPr>
          <w:rFonts w:cs="Times New Roman" w:hint="eastAsia"/>
          <w:sz w:val="18"/>
          <w:szCs w:val="18"/>
        </w:rPr>
        <w:t>Net</w:t>
      </w:r>
      <w:r w:rsidR="00E969BB">
        <w:rPr>
          <w:rFonts w:cs="Times New Roman" w:hint="eastAsia"/>
          <w:sz w:val="18"/>
          <w:szCs w:val="18"/>
        </w:rPr>
        <w:t>的分割结果，图</w:t>
      </w:r>
      <w:r w:rsidR="00E969BB">
        <w:rPr>
          <w:rFonts w:cs="Times New Roman" w:hint="eastAsia"/>
          <w:sz w:val="18"/>
          <w:szCs w:val="18"/>
        </w:rPr>
        <w:t>(</w:t>
      </w:r>
      <w:r w:rsidR="00E969BB">
        <w:rPr>
          <w:rFonts w:cs="Times New Roman"/>
          <w:sz w:val="18"/>
          <w:szCs w:val="18"/>
        </w:rPr>
        <w:t>c)</w:t>
      </w:r>
      <w:r w:rsidR="00E969BB">
        <w:rPr>
          <w:rFonts w:cs="Times New Roman" w:hint="eastAsia"/>
          <w:sz w:val="18"/>
          <w:szCs w:val="18"/>
        </w:rPr>
        <w:t>是</w:t>
      </w:r>
      <w:r w:rsidR="00E969BB">
        <w:rPr>
          <w:rFonts w:cs="Times New Roman" w:hint="eastAsia"/>
          <w:sz w:val="18"/>
          <w:szCs w:val="18"/>
        </w:rPr>
        <w:t>U</w:t>
      </w:r>
      <w:r w:rsidR="00E969BB">
        <w:rPr>
          <w:rFonts w:cs="Times New Roman"/>
          <w:sz w:val="18"/>
          <w:szCs w:val="18"/>
        </w:rPr>
        <w:t>-</w:t>
      </w:r>
      <w:r w:rsidR="00E969BB">
        <w:rPr>
          <w:rFonts w:cs="Times New Roman" w:hint="eastAsia"/>
          <w:sz w:val="18"/>
          <w:szCs w:val="18"/>
        </w:rPr>
        <w:t>Net</w:t>
      </w:r>
      <w:r w:rsidR="00E969BB">
        <w:rPr>
          <w:rFonts w:cs="Times New Roman" w:hint="eastAsia"/>
          <w:sz w:val="18"/>
          <w:szCs w:val="18"/>
        </w:rPr>
        <w:t>分割结构的局部放大，图</w:t>
      </w:r>
      <w:r w:rsidR="00E969BB">
        <w:rPr>
          <w:rFonts w:cs="Times New Roman" w:hint="eastAsia"/>
          <w:sz w:val="18"/>
          <w:szCs w:val="18"/>
        </w:rPr>
        <w:t>(</w:t>
      </w:r>
      <w:r w:rsidR="00E969BB">
        <w:rPr>
          <w:rFonts w:cs="Times New Roman"/>
          <w:sz w:val="18"/>
          <w:szCs w:val="18"/>
        </w:rPr>
        <w:t>d)</w:t>
      </w:r>
      <w:r w:rsidR="00E969BB">
        <w:rPr>
          <w:rFonts w:cs="Times New Roman" w:hint="eastAsia"/>
          <w:sz w:val="18"/>
          <w:szCs w:val="18"/>
        </w:rPr>
        <w:t>是</w:t>
      </w:r>
      <w:r w:rsidR="00E969BB">
        <w:rPr>
          <w:rFonts w:cs="Times New Roman" w:hint="eastAsia"/>
          <w:sz w:val="18"/>
          <w:szCs w:val="18"/>
        </w:rPr>
        <w:t>Ground</w:t>
      </w:r>
      <w:r w:rsidR="00E969BB">
        <w:rPr>
          <w:rFonts w:cs="Times New Roman"/>
          <w:sz w:val="18"/>
          <w:szCs w:val="18"/>
        </w:rPr>
        <w:t xml:space="preserve"> T</w:t>
      </w:r>
      <w:r w:rsidR="00E969BB">
        <w:rPr>
          <w:rFonts w:cs="Times New Roman" w:hint="eastAsia"/>
          <w:sz w:val="18"/>
          <w:szCs w:val="18"/>
        </w:rPr>
        <w:t>ruth</w:t>
      </w:r>
      <w:r w:rsidR="00E969BB">
        <w:rPr>
          <w:rFonts w:cs="Times New Roman" w:hint="eastAsia"/>
          <w:sz w:val="18"/>
          <w:szCs w:val="18"/>
        </w:rPr>
        <w:t>，图</w:t>
      </w:r>
      <w:r w:rsidR="00E969BB">
        <w:rPr>
          <w:rFonts w:cs="Times New Roman" w:hint="eastAsia"/>
          <w:sz w:val="18"/>
          <w:szCs w:val="18"/>
        </w:rPr>
        <w:t>(</w:t>
      </w:r>
      <w:r w:rsidR="00E969BB">
        <w:rPr>
          <w:rFonts w:cs="Times New Roman"/>
          <w:sz w:val="18"/>
          <w:szCs w:val="18"/>
        </w:rPr>
        <w:t>e)</w:t>
      </w:r>
      <w:r w:rsidR="00E969BB">
        <w:rPr>
          <w:rFonts w:cs="Times New Roman" w:hint="eastAsia"/>
          <w:sz w:val="18"/>
          <w:szCs w:val="18"/>
        </w:rPr>
        <w:t>是对</w:t>
      </w:r>
      <w:r w:rsidR="00E969BB">
        <w:rPr>
          <w:rFonts w:cs="Times New Roman" w:hint="eastAsia"/>
          <w:sz w:val="18"/>
          <w:szCs w:val="18"/>
        </w:rPr>
        <w:t>Ground</w:t>
      </w:r>
      <w:r w:rsidR="00E969BB">
        <w:rPr>
          <w:rFonts w:cs="Times New Roman"/>
          <w:sz w:val="18"/>
          <w:szCs w:val="18"/>
        </w:rPr>
        <w:t xml:space="preserve"> </w:t>
      </w:r>
      <w:r w:rsidR="00E969BB">
        <w:rPr>
          <w:rFonts w:cs="Times New Roman" w:hint="eastAsia"/>
          <w:sz w:val="18"/>
          <w:szCs w:val="18"/>
        </w:rPr>
        <w:t>Truth</w:t>
      </w:r>
      <w:r w:rsidR="00E969BB">
        <w:rPr>
          <w:rFonts w:cs="Times New Roman" w:hint="eastAsia"/>
          <w:sz w:val="18"/>
          <w:szCs w:val="18"/>
        </w:rPr>
        <w:t>的局部放大</w:t>
      </w:r>
      <w:r w:rsidR="00C52B8A">
        <w:rPr>
          <w:rFonts w:cs="Times New Roman" w:hint="eastAsia"/>
          <w:sz w:val="18"/>
          <w:szCs w:val="18"/>
        </w:rPr>
        <w:t>。</w:t>
      </w:r>
    </w:p>
    <w:p w14:paraId="0F7E218B" w14:textId="25B496A4" w:rsidR="004F6921" w:rsidRDefault="004F6921" w:rsidP="004F6921">
      <w:pPr>
        <w:pStyle w:val="2"/>
      </w:pPr>
      <w:bookmarkStart w:id="48" w:name="_Toc104039667"/>
      <w:r>
        <w:rPr>
          <w:rFonts w:hint="eastAsia"/>
        </w:rPr>
        <w:t>4</w:t>
      </w:r>
      <w:r>
        <w:t>.2</w:t>
      </w:r>
      <w:r w:rsidR="00CC290B">
        <w:t xml:space="preserve"> </w:t>
      </w:r>
      <w:r w:rsidR="00CC290B">
        <w:rPr>
          <w:rFonts w:hint="eastAsia"/>
        </w:rPr>
        <w:t>过完备</w:t>
      </w:r>
      <w:r w:rsidR="0071628C">
        <w:rPr>
          <w:rFonts w:hint="eastAsia"/>
        </w:rPr>
        <w:t>表示法</w:t>
      </w:r>
      <w:bookmarkEnd w:id="48"/>
    </w:p>
    <w:p w14:paraId="34755C64" w14:textId="41D8827B" w:rsidR="0071628C" w:rsidRDefault="00D23E28" w:rsidP="00F05B56">
      <w:pPr>
        <w:ind w:firstLineChars="200" w:firstLine="420"/>
      </w:pPr>
      <w:r>
        <w:rPr>
          <w:rFonts w:hint="eastAsia"/>
        </w:rPr>
        <w:t>过完备</w:t>
      </w:r>
      <w:r w:rsidR="00923287">
        <w:rPr>
          <w:rFonts w:hint="eastAsia"/>
        </w:rPr>
        <w:t>（</w:t>
      </w:r>
      <w:r w:rsidR="00923287">
        <w:rPr>
          <w:rFonts w:hint="eastAsia"/>
        </w:rPr>
        <w:t>o</w:t>
      </w:r>
      <w:r w:rsidR="00923287">
        <w:t>vercomplete representations</w:t>
      </w:r>
      <w:r w:rsidR="00923287">
        <w:rPr>
          <w:rFonts w:hint="eastAsia"/>
        </w:rPr>
        <w:t>）</w:t>
      </w:r>
      <w:r>
        <w:rPr>
          <w:rFonts w:hint="eastAsia"/>
        </w:rPr>
        <w:t>的概念首次被研究是</w:t>
      </w:r>
      <w:r w:rsidR="00DA0F3D">
        <w:rPr>
          <w:rFonts w:hint="eastAsia"/>
        </w:rPr>
        <w:t>在信号处理领域中</w:t>
      </w:r>
      <w:r>
        <w:rPr>
          <w:rFonts w:hint="eastAsia"/>
        </w:rPr>
        <w:t>用于制作字典的时候，比如让基函数的数量可以大于输入信号样本的数量</w:t>
      </w:r>
      <w:r w:rsidR="00DA0F3D">
        <w:rPr>
          <w:rFonts w:hint="eastAsia"/>
        </w:rPr>
        <w:t>。</w:t>
      </w:r>
      <w:r>
        <w:rPr>
          <w:rFonts w:hint="eastAsia"/>
        </w:rPr>
        <w:t>这</w:t>
      </w:r>
      <w:r w:rsidR="00863373">
        <w:rPr>
          <w:rFonts w:hint="eastAsia"/>
        </w:rPr>
        <w:t>就</w:t>
      </w:r>
      <w:r>
        <w:rPr>
          <w:rFonts w:hint="eastAsia"/>
        </w:rPr>
        <w:t>为捕获</w:t>
      </w:r>
      <w:r w:rsidR="001F646F">
        <w:rPr>
          <w:rFonts w:hint="eastAsia"/>
        </w:rPr>
        <w:t>数据中的结构提供了更高的灵活性。并且研究表明</w:t>
      </w:r>
      <w:r w:rsidR="001F646F">
        <w:fldChar w:fldCharType="begin"/>
      </w:r>
      <w:r w:rsidR="005B44E0">
        <w:instrText xml:space="preserve"> ADDIN ZOTERO_ITEM CSL_CITATION {"citationID":"Zdtw1WzP","properties":{"formattedCitation":"\\super [28]\\nosupersub{}","plainCitation":"[28]","noteIndex":0},"citationItems":[{"id":113,"uris":["http://zotero.org/users/9337392/items/HAASW3RU"],"itemData":{"id":113,"type":"article-journal","container-title":"Neural computation","issue":"2","note":"publisher: MIT Press One Rogers Street, Cambridge, MA 02142-1209, USA journals-info …","page":"337–365","title":"Learning overcomplete representations","volume":"12","author":[{"family":"Lewicki","given":"Michael S"},{"family":"Sejnowski","given":"Terrence J"}],"issued":{"date-parts":[["2000"]]}}}],"schema":"https://github.com/citation-style-language/schema/raw/master/csl-citation.json"} </w:instrText>
      </w:r>
      <w:r w:rsidR="001F646F">
        <w:fldChar w:fldCharType="separate"/>
      </w:r>
      <w:r w:rsidR="005B44E0" w:rsidRPr="005B44E0">
        <w:rPr>
          <w:rFonts w:cs="Times New Roman"/>
          <w:kern w:val="0"/>
          <w:szCs w:val="24"/>
          <w:vertAlign w:val="superscript"/>
        </w:rPr>
        <w:t>[28]</w:t>
      </w:r>
      <w:r w:rsidR="001F646F">
        <w:fldChar w:fldCharType="end"/>
      </w:r>
      <w:r w:rsidR="00E23282">
        <w:rPr>
          <w:rFonts w:hint="eastAsia"/>
        </w:rPr>
        <w:t>，过</w:t>
      </w:r>
      <w:proofErr w:type="gramStart"/>
      <w:r w:rsidR="00E23282">
        <w:rPr>
          <w:rFonts w:hint="eastAsia"/>
        </w:rPr>
        <w:t>完备基</w:t>
      </w:r>
      <w:proofErr w:type="gramEnd"/>
      <w:r w:rsidR="00E23282">
        <w:rPr>
          <w:rFonts w:hint="eastAsia"/>
        </w:rPr>
        <w:t>对数据任何</w:t>
      </w:r>
      <w:r w:rsidR="0006638E">
        <w:rPr>
          <w:rFonts w:hint="eastAsia"/>
        </w:rPr>
        <w:t>潜在的统计分布都能更好的逼近。与不完备表示法相比，</w:t>
      </w:r>
      <w:r w:rsidR="00863373">
        <w:rPr>
          <w:rFonts w:hint="eastAsia"/>
        </w:rPr>
        <w:t>过完备表示法的优势在于</w:t>
      </w:r>
      <w:r w:rsidR="003C34BD">
        <w:rPr>
          <w:rFonts w:hint="eastAsia"/>
        </w:rPr>
        <w:t>存在噪声的情况下会有更强的鲁棒性。</w:t>
      </w:r>
    </w:p>
    <w:p w14:paraId="78172CBD" w14:textId="71886D1C" w:rsidR="00EE535B" w:rsidRDefault="009D1EEC" w:rsidP="00F05B56">
      <w:pPr>
        <w:ind w:firstLineChars="200" w:firstLine="420"/>
      </w:pPr>
      <w:r>
        <w:rPr>
          <w:rFonts w:hint="eastAsia"/>
        </w:rPr>
        <w:t>深度学习领域的过完备网络的概念在之前还没有</w:t>
      </w:r>
      <w:r w:rsidR="00A3264E">
        <w:rPr>
          <w:rFonts w:hint="eastAsia"/>
        </w:rPr>
        <w:t>专家学者</w:t>
      </w:r>
      <w:r>
        <w:rPr>
          <w:rFonts w:hint="eastAsia"/>
        </w:rPr>
        <w:t>做过研究</w:t>
      </w:r>
      <w:r w:rsidR="000F66CF">
        <w:rPr>
          <w:rFonts w:hint="eastAsia"/>
        </w:rPr>
        <w:t>，</w:t>
      </w:r>
      <w:r w:rsidR="00A3264E">
        <w:rPr>
          <w:rFonts w:hint="eastAsia"/>
        </w:rPr>
        <w:t>在文献</w:t>
      </w:r>
      <w:r w:rsidR="00A3264E">
        <w:rPr>
          <w:rFonts w:hint="eastAsia"/>
        </w:rPr>
        <w:t>[</w:t>
      </w:r>
      <w:r w:rsidR="00A3264E">
        <w:t>13]</w:t>
      </w:r>
      <w:r w:rsidR="00A3264E">
        <w:rPr>
          <w:rFonts w:hint="eastAsia"/>
        </w:rPr>
        <w:t>中提出了</w:t>
      </w:r>
      <w:r w:rsidR="00A3264E">
        <w:rPr>
          <w:rFonts w:hint="eastAsia"/>
        </w:rPr>
        <w:t>U</w:t>
      </w:r>
      <w:r w:rsidR="00A3264E">
        <w:t>-</w:t>
      </w:r>
      <w:r w:rsidR="00A3264E">
        <w:rPr>
          <w:rFonts w:hint="eastAsia"/>
        </w:rPr>
        <w:t>Net</w:t>
      </w:r>
      <w:r w:rsidR="00A3264E">
        <w:rPr>
          <w:rFonts w:hint="eastAsia"/>
        </w:rPr>
        <w:t>的过完备形式</w:t>
      </w:r>
      <w:r w:rsidR="00A3264E">
        <w:rPr>
          <w:rFonts w:hint="eastAsia"/>
        </w:rPr>
        <w:t>Kite</w:t>
      </w:r>
      <w:r w:rsidR="00A3264E">
        <w:t>-</w:t>
      </w:r>
      <w:r w:rsidR="00A3264E">
        <w:rPr>
          <w:rFonts w:hint="eastAsia"/>
        </w:rPr>
        <w:t>Net</w:t>
      </w:r>
      <w:r w:rsidR="00A3264E">
        <w:fldChar w:fldCharType="begin"/>
      </w:r>
      <w:r w:rsidR="005B44E0">
        <w:instrText xml:space="preserve"> ADDIN ZOTERO_ITEM CSL_CITATION {"citationID":"8SE5G4X7","properties":{"formattedCitation":"\\super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rsidR="00A3264E">
        <w:fldChar w:fldCharType="separate"/>
      </w:r>
      <w:r w:rsidR="005B44E0" w:rsidRPr="005B44E0">
        <w:rPr>
          <w:rFonts w:cs="Times New Roman"/>
          <w:kern w:val="0"/>
          <w:szCs w:val="24"/>
          <w:vertAlign w:val="superscript"/>
        </w:rPr>
        <w:t>[19]</w:t>
      </w:r>
      <w:r w:rsidR="00A3264E">
        <w:fldChar w:fldCharType="end"/>
      </w:r>
      <w:r w:rsidR="00A3264E">
        <w:rPr>
          <w:rFonts w:hint="eastAsia"/>
        </w:rPr>
        <w:t>。</w:t>
      </w:r>
      <w:r w:rsidR="00E96B2A">
        <w:rPr>
          <w:rFonts w:hint="eastAsia"/>
        </w:rPr>
        <w:t>Kite</w:t>
      </w:r>
      <w:r w:rsidR="00E96B2A">
        <w:t>-Net</w:t>
      </w:r>
      <w:r w:rsidR="003A1924">
        <w:rPr>
          <w:rFonts w:hint="eastAsia"/>
        </w:rPr>
        <w:t>通过在编码器中加入双线性上采样层可以将输入图像投影到更高维的特征图上。它的主要思想是限制感受野的增加，以此来提取精准分割边界的低维特征。</w:t>
      </w:r>
    </w:p>
    <w:p w14:paraId="426AF379" w14:textId="5265EDBB" w:rsidR="00725FD1" w:rsidRDefault="00725FD1" w:rsidP="00F05B56">
      <w:pPr>
        <w:ind w:firstLineChars="200" w:firstLine="420"/>
      </w:pPr>
      <w:r>
        <w:rPr>
          <w:rFonts w:hint="eastAsia"/>
        </w:rPr>
        <w:t>下面我们做更详细的分析。假设</w:t>
      </w:r>
      <m:oMath>
        <m:r>
          <w:rPr>
            <w:rFonts w:ascii="Cambria Math" w:hAnsi="Cambria Math"/>
          </w:rPr>
          <m:t>I</m:t>
        </m:r>
      </m:oMath>
      <w:r>
        <w:rPr>
          <w:rFonts w:hint="eastAsia"/>
        </w:rPr>
        <w:t>表示输入图像，</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hint="eastAsia"/>
        </w:rPr>
        <w:t>分别表示从第一个和第二个卷积块提取的特征图，卷积核的初始感受野设为</w:t>
      </w:r>
      <m:oMath>
        <m:r>
          <w:rPr>
            <w:rFonts w:ascii="Cambria Math" w:hAnsi="Cambria Math"/>
          </w:rPr>
          <m:t>k×k</m:t>
        </m:r>
      </m:oMath>
      <w:r>
        <w:rPr>
          <w:rFonts w:hint="eastAsia"/>
        </w:rPr>
        <w:t>，池化系数和步长都设置为</w:t>
      </w:r>
      <w:r>
        <w:rPr>
          <w:rFonts w:hint="eastAsia"/>
        </w:rPr>
        <w:t>2</w:t>
      </w:r>
      <w:r w:rsidR="00646298">
        <w:rPr>
          <w:rFonts w:hint="eastAsia"/>
        </w:rPr>
        <w:t>。由此可以计算</w:t>
      </w:r>
      <w:r w:rsidR="00483BDF">
        <w:rPr>
          <w:rFonts w:hint="eastAsia"/>
        </w:rPr>
        <w:t>在欠完备网络上，</w:t>
      </w:r>
      <w:r w:rsidR="00646298">
        <w:rPr>
          <w:rFonts w:hint="eastAsia"/>
        </w:rPr>
        <w:t>输入图像在卷积块</w:t>
      </w:r>
      <w:r w:rsidR="00646298">
        <w:rPr>
          <w:rFonts w:hint="eastAsia"/>
        </w:rPr>
        <w:t>2</w:t>
      </w:r>
      <w:r w:rsidR="00646298">
        <w:rPr>
          <w:rFonts w:hint="eastAsia"/>
        </w:rPr>
        <w:t>上的感受野是</w:t>
      </w:r>
      <m:oMath>
        <m:r>
          <w:rPr>
            <w:rFonts w:ascii="Cambria Math" w:hAnsi="Cambria Math"/>
          </w:rPr>
          <m:t>2×k×2×k</m:t>
        </m:r>
      </m:oMath>
      <w:r w:rsidR="00646298">
        <w:rPr>
          <w:rFonts w:hint="eastAsia"/>
        </w:rPr>
        <w:t>，在卷积块</w:t>
      </w:r>
      <w:r w:rsidR="00646298">
        <w:rPr>
          <w:rFonts w:hint="eastAsia"/>
        </w:rPr>
        <w:t>3</w:t>
      </w:r>
      <w:r w:rsidR="00646298">
        <w:rPr>
          <w:rFonts w:hint="eastAsia"/>
        </w:rPr>
        <w:t>上的感受野是</w:t>
      </w:r>
      <m:oMath>
        <m:r>
          <w:rPr>
            <w:rFonts w:ascii="Cambria Math" w:hAnsi="Cambria Math"/>
          </w:rPr>
          <m:t>4×k×4×k</m:t>
        </m:r>
      </m:oMath>
      <w:r w:rsidR="00646298">
        <w:rPr>
          <w:rFonts w:hint="eastAsia"/>
        </w:rPr>
        <w:t>，以此类推，卷积块</w:t>
      </w:r>
      <m:oMath>
        <m:r>
          <w:rPr>
            <w:rFonts w:ascii="Cambria Math" w:hAnsi="Cambria Math"/>
          </w:rPr>
          <m:t>i</m:t>
        </m:r>
      </m:oMath>
      <w:r w:rsidR="00646298">
        <w:rPr>
          <w:rFonts w:hint="eastAsia"/>
        </w:rPr>
        <w:t>上的感受野为</w:t>
      </w:r>
      <w:ins w:id="49" w:author="Li Jin" w:date="2022-08-26T09:51:00Z">
        <w:r w:rsidR="00923287">
          <w:rPr>
            <w:rFonts w:hint="eastAsia"/>
          </w:rPr>
          <w:t>：</w:t>
        </w:r>
      </w:ins>
    </w:p>
    <w:p w14:paraId="46D27C2B" w14:textId="4E45EC9F" w:rsidR="00646298" w:rsidRPr="00483BDF" w:rsidRDefault="00000000" w:rsidP="00646298">
      <m:oMathPara>
        <m:oMath>
          <m:eqArr>
            <m:eqArrPr>
              <m:maxDist m:val="1"/>
              <m:ctrlPr>
                <w:rPr>
                  <w:rFonts w:ascii="Cambria Math" w:hAnsi="Cambria Math"/>
                  <w:i/>
                </w:rPr>
              </m:ctrlPr>
            </m:eqArrPr>
            <m:e>
              <m:r>
                <w:rPr>
                  <w:rFonts w:ascii="Cambria Math" w:hAnsi="Cambria Math"/>
                </w:rPr>
                <m:t>RF</m:t>
              </m:r>
              <m:d>
                <m:dPr>
                  <m:ctrlPr>
                    <w:rPr>
                      <w:rFonts w:ascii="Cambria Math" w:hAnsi="Cambria Math"/>
                      <w:i/>
                    </w:rPr>
                  </m:ctrlPr>
                </m:dPr>
                <m:e>
                  <m:r>
                    <w:rPr>
                      <w:rFonts w:ascii="Cambria Math" w:hAnsi="Cambria Math"/>
                    </w:rPr>
                    <m:t>ω.r.t I</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d>
                    <m:dPr>
                      <m:ctrlPr>
                        <w:rPr>
                          <w:rFonts w:ascii="Cambria Math" w:hAnsi="Cambria Math"/>
                          <w:i/>
                        </w:rPr>
                      </m:ctrlPr>
                    </m:dPr>
                    <m:e>
                      <m:r>
                        <w:rPr>
                          <w:rFonts w:ascii="Cambria Math" w:hAnsi="Cambria Math"/>
                        </w:rPr>
                        <m:t>i-1</m:t>
                      </m:r>
                    </m:e>
                  </m:d>
                </m:sup>
              </m:sSup>
              <m:r>
                <w:rPr>
                  <w:rFonts w:ascii="Cambria Math" w:hAnsi="Cambria Math"/>
                </w:rPr>
                <m:t>×k×k.#</m:t>
              </m:r>
              <m:d>
                <m:dPr>
                  <m:ctrlPr>
                    <w:rPr>
                      <w:rFonts w:ascii="Cambria Math" w:hAnsi="Cambria Math"/>
                      <w:i/>
                    </w:rPr>
                  </m:ctrlPr>
                </m:dPr>
                <m:e>
                  <m:r>
                    <w:rPr>
                      <w:rFonts w:ascii="Cambria Math" w:hAnsi="Cambria Math"/>
                    </w:rPr>
                    <m:t>4-1</m:t>
                  </m:r>
                </m:e>
              </m:d>
            </m:e>
          </m:eqArr>
        </m:oMath>
      </m:oMathPara>
    </w:p>
    <w:p w14:paraId="7D905795" w14:textId="297C24C5" w:rsidR="00483BDF" w:rsidRDefault="00483BDF" w:rsidP="00483BDF">
      <w:pPr>
        <w:ind w:firstLineChars="200" w:firstLine="420"/>
      </w:pPr>
      <w:r>
        <w:rPr>
          <w:rFonts w:hint="eastAsia"/>
        </w:rPr>
        <w:t>不同的是，在过完备网络上，卷积块</w:t>
      </w:r>
      <m:oMath>
        <m:r>
          <w:rPr>
            <w:rFonts w:ascii="Cambria Math" w:hAnsi="Cambria Math"/>
          </w:rPr>
          <m:t>i</m:t>
        </m:r>
      </m:oMath>
      <w:r>
        <w:rPr>
          <w:rFonts w:hint="eastAsia"/>
        </w:rPr>
        <w:t>上的感受野为</w:t>
      </w:r>
      <w:ins w:id="50" w:author="Li Jin" w:date="2022-08-26T09:51:00Z">
        <w:r w:rsidR="00923287">
          <w:rPr>
            <w:rFonts w:hint="eastAsia"/>
          </w:rPr>
          <w:t>：</w:t>
        </w:r>
      </w:ins>
    </w:p>
    <w:p w14:paraId="6B935CA3" w14:textId="5E95B97F" w:rsidR="00483BDF" w:rsidRPr="00950C52" w:rsidRDefault="00000000" w:rsidP="00483BDF">
      <w:pPr>
        <w:ind w:firstLineChars="200" w:firstLine="420"/>
      </w:pPr>
      <m:oMathPara>
        <m:oMath>
          <m:eqArr>
            <m:eqArrPr>
              <m:maxDist m:val="1"/>
              <m:ctrlPr>
                <w:rPr>
                  <w:rFonts w:ascii="Cambria Math" w:hAnsi="Cambria Math"/>
                  <w:i/>
                </w:rPr>
              </m:ctrlPr>
            </m:eqArrPr>
            <m:e>
              <m:r>
                <w:rPr>
                  <w:rFonts w:ascii="Cambria Math" w:hAnsi="Cambria Math"/>
                </w:rPr>
                <m:t>RF</m:t>
              </m:r>
              <m:d>
                <m:dPr>
                  <m:ctrlPr>
                    <w:rPr>
                      <w:rFonts w:ascii="Cambria Math" w:hAnsi="Cambria Math"/>
                      <w:i/>
                    </w:rPr>
                  </m:ctrlPr>
                </m:dPr>
                <m:e>
                  <m:r>
                    <w:rPr>
                      <w:rFonts w:ascii="Cambria Math" w:hAnsi="Cambria Math"/>
                    </w:rPr>
                    <m:t>ω.r.t I</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2*</m:t>
                  </m:r>
                  <m:d>
                    <m:dPr>
                      <m:ctrlPr>
                        <w:rPr>
                          <w:rFonts w:ascii="Cambria Math" w:hAnsi="Cambria Math"/>
                          <w:i/>
                        </w:rPr>
                      </m:ctrlPr>
                    </m:dPr>
                    <m:e>
                      <m:r>
                        <w:rPr>
                          <w:rFonts w:ascii="Cambria Math" w:hAnsi="Cambria Math"/>
                        </w:rPr>
                        <m:t>i-1</m:t>
                      </m:r>
                    </m:e>
                  </m:d>
                </m:sup>
              </m:sSup>
              <m:r>
                <w:rPr>
                  <w:rFonts w:ascii="Cambria Math" w:hAnsi="Cambria Math"/>
                </w:rPr>
                <m:t>×k×k.#</m:t>
              </m:r>
              <m:d>
                <m:dPr>
                  <m:ctrlPr>
                    <w:rPr>
                      <w:rFonts w:ascii="Cambria Math" w:hAnsi="Cambria Math"/>
                      <w:i/>
                    </w:rPr>
                  </m:ctrlPr>
                </m:dPr>
                <m:e>
                  <m:r>
                    <w:rPr>
                      <w:rFonts w:ascii="Cambria Math" w:hAnsi="Cambria Math"/>
                    </w:rPr>
                    <m:t>4-2</m:t>
                  </m:r>
                </m:e>
              </m:d>
            </m:e>
          </m:eqArr>
        </m:oMath>
      </m:oMathPara>
    </w:p>
    <w:p w14:paraId="30FA2DCB" w14:textId="34684C12" w:rsidR="00950C52" w:rsidRPr="00483BDF" w:rsidRDefault="00950C52" w:rsidP="00950C52">
      <w:pPr>
        <w:ind w:firstLineChars="200" w:firstLine="420"/>
      </w:pPr>
      <w:r>
        <w:rPr>
          <w:rFonts w:hint="eastAsia"/>
        </w:rPr>
        <w:lastRenderedPageBreak/>
        <w:t>从式（</w:t>
      </w:r>
      <w:r>
        <w:t>4-1</w:t>
      </w:r>
      <w:r>
        <w:rPr>
          <w:rFonts w:hint="eastAsia"/>
        </w:rPr>
        <w:t>）和式（</w:t>
      </w:r>
      <w:r>
        <w:rPr>
          <w:rFonts w:hint="eastAsia"/>
        </w:rPr>
        <w:t>4</w:t>
      </w:r>
      <w:r>
        <w:t>-2</w:t>
      </w:r>
      <w:r>
        <w:rPr>
          <w:rFonts w:hint="eastAsia"/>
        </w:rPr>
        <w:t>）中，我们可以清晰的看出过完备的网络能够很好的限制感受野的增加，就能提取更多用于精准分割边界的低维特征。</w:t>
      </w:r>
    </w:p>
    <w:p w14:paraId="20CCE400" w14:textId="7552EA38" w:rsidR="00917B56" w:rsidRDefault="00917B56" w:rsidP="00E252B5">
      <w:pPr>
        <w:pStyle w:val="2"/>
      </w:pPr>
      <w:bookmarkStart w:id="51" w:name="_Toc104039668"/>
      <w:r>
        <w:rPr>
          <w:rFonts w:hint="eastAsia"/>
        </w:rPr>
        <w:t>4</w:t>
      </w:r>
      <w:r>
        <w:t xml:space="preserve">.3 </w:t>
      </w:r>
      <w:proofErr w:type="spellStart"/>
      <w:r>
        <w:rPr>
          <w:rFonts w:hint="eastAsia"/>
        </w:rPr>
        <w:t>KiU</w:t>
      </w:r>
      <w:proofErr w:type="spellEnd"/>
      <w:r>
        <w:rPr>
          <w:rFonts w:hint="eastAsia"/>
        </w:rPr>
        <w:t>-Net</w:t>
      </w:r>
      <w:r>
        <w:rPr>
          <w:rFonts w:hint="eastAsia"/>
        </w:rPr>
        <w:t>的网络结构</w:t>
      </w:r>
      <w:bookmarkEnd w:id="51"/>
    </w:p>
    <w:p w14:paraId="08F050BF" w14:textId="1386A17D" w:rsidR="00E252B5" w:rsidRDefault="00A25FAA" w:rsidP="00FF1355">
      <w:pPr>
        <w:ind w:firstLineChars="200" w:firstLine="420"/>
      </w:pPr>
      <w:proofErr w:type="spellStart"/>
      <w:r>
        <w:rPr>
          <w:rFonts w:hint="eastAsia"/>
        </w:rPr>
        <w:t>K</w:t>
      </w:r>
      <w:r>
        <w:t>iU</w:t>
      </w:r>
      <w:proofErr w:type="spellEnd"/>
      <w:r>
        <w:t>-Net</w:t>
      </w:r>
      <w:r>
        <w:rPr>
          <w:rFonts w:hint="eastAsia"/>
        </w:rPr>
        <w:t>的网络结构如图</w:t>
      </w:r>
      <w:r>
        <w:rPr>
          <w:rFonts w:hint="eastAsia"/>
        </w:rPr>
        <w:t>1</w:t>
      </w:r>
      <w:r>
        <w:t>7</w:t>
      </w:r>
      <w:r>
        <w:rPr>
          <w:rFonts w:hint="eastAsia"/>
        </w:rPr>
        <w:t>所示。</w:t>
      </w:r>
      <w:r w:rsidR="00816BED" w:rsidRPr="00816BED">
        <w:rPr>
          <w:rFonts w:hint="eastAsia"/>
        </w:rPr>
        <w:t>图</w:t>
      </w:r>
      <w:r w:rsidR="00816BED">
        <w:rPr>
          <w:rFonts w:hint="eastAsia"/>
        </w:rPr>
        <w:t>1</w:t>
      </w:r>
      <w:r w:rsidR="00816BED">
        <w:t>7</w:t>
      </w:r>
      <w:r w:rsidR="00816BED" w:rsidRPr="00816BED">
        <w:rPr>
          <w:rFonts w:hint="eastAsia"/>
        </w:rPr>
        <w:t>(a)</w:t>
      </w:r>
      <w:r w:rsidR="00816BED" w:rsidRPr="00816BED">
        <w:rPr>
          <w:rFonts w:hint="eastAsia"/>
        </w:rPr>
        <w:t>是</w:t>
      </w:r>
      <w:r w:rsidR="00816BED" w:rsidRPr="00816BED">
        <w:rPr>
          <w:rFonts w:hint="eastAsia"/>
        </w:rPr>
        <w:t xml:space="preserve">3D </w:t>
      </w:r>
      <w:proofErr w:type="spellStart"/>
      <w:r w:rsidR="00816BED" w:rsidRPr="00816BED">
        <w:rPr>
          <w:rFonts w:hint="eastAsia"/>
        </w:rPr>
        <w:t>KiU</w:t>
      </w:r>
      <w:proofErr w:type="spellEnd"/>
      <w:r w:rsidR="00816BED" w:rsidRPr="00816BED">
        <w:rPr>
          <w:rFonts w:hint="eastAsia"/>
        </w:rPr>
        <w:t>-Net</w:t>
      </w:r>
      <w:r w:rsidR="00816BED" w:rsidRPr="00816BED">
        <w:rPr>
          <w:rFonts w:hint="eastAsia"/>
        </w:rPr>
        <w:t>的结构细节。图</w:t>
      </w:r>
      <w:r w:rsidR="00816BED">
        <w:rPr>
          <w:rFonts w:hint="eastAsia"/>
        </w:rPr>
        <w:t>1</w:t>
      </w:r>
      <w:r w:rsidR="00816BED">
        <w:t>7</w:t>
      </w:r>
      <w:r w:rsidR="00816BED" w:rsidRPr="00816BED">
        <w:rPr>
          <w:rFonts w:hint="eastAsia"/>
        </w:rPr>
        <w:t>(b)</w:t>
      </w:r>
      <w:r w:rsidR="00816BED" w:rsidRPr="00816BED">
        <w:rPr>
          <w:rFonts w:hint="eastAsia"/>
        </w:rPr>
        <w:t>是交叉残差融合块（</w:t>
      </w:r>
      <w:r w:rsidR="00816BED" w:rsidRPr="00816BED">
        <w:rPr>
          <w:rFonts w:hint="eastAsia"/>
        </w:rPr>
        <w:t>Cross Residual Fusion Block</w:t>
      </w:r>
      <w:r w:rsidR="00816BED" w:rsidRPr="00816BED">
        <w:rPr>
          <w:rFonts w:hint="eastAsia"/>
        </w:rPr>
        <w:t>，</w:t>
      </w:r>
      <w:r w:rsidR="00816BED" w:rsidRPr="00816BED">
        <w:rPr>
          <w:rFonts w:hint="eastAsia"/>
        </w:rPr>
        <w:t>CRFB</w:t>
      </w:r>
      <w:r w:rsidR="00816BED" w:rsidRPr="00816BED">
        <w:rPr>
          <w:rFonts w:hint="eastAsia"/>
        </w:rPr>
        <w:t>）的结构细节。</w:t>
      </w:r>
      <w:proofErr w:type="spellStart"/>
      <w:r w:rsidR="00816BED" w:rsidRPr="00816BED">
        <w:rPr>
          <w:rFonts w:hint="eastAsia"/>
        </w:rPr>
        <w:t>KiU</w:t>
      </w:r>
      <w:proofErr w:type="spellEnd"/>
      <w:r w:rsidR="00816BED" w:rsidRPr="00816BED">
        <w:rPr>
          <w:rFonts w:hint="eastAsia"/>
        </w:rPr>
        <w:t>-Net</w:t>
      </w:r>
      <w:r w:rsidR="00816BED" w:rsidRPr="00816BED">
        <w:rPr>
          <w:rFonts w:hint="eastAsia"/>
        </w:rPr>
        <w:t>中，输入的</w:t>
      </w:r>
      <w:r w:rsidR="00816BED" w:rsidRPr="00816BED">
        <w:rPr>
          <w:rFonts w:hint="eastAsia"/>
        </w:rPr>
        <w:t>3D</w:t>
      </w:r>
      <w:r w:rsidR="00816BED" w:rsidRPr="00816BED">
        <w:rPr>
          <w:rFonts w:hint="eastAsia"/>
        </w:rPr>
        <w:t>体素会被转发到两个分支上，即</w:t>
      </w:r>
      <w:r w:rsidR="00816BED" w:rsidRPr="00816BED">
        <w:rPr>
          <w:rFonts w:hint="eastAsia"/>
        </w:rPr>
        <w:t>Kite-Net</w:t>
      </w:r>
      <w:r w:rsidR="00816BED" w:rsidRPr="00816BED">
        <w:rPr>
          <w:rFonts w:hint="eastAsia"/>
        </w:rPr>
        <w:t>和</w:t>
      </w:r>
      <w:r w:rsidR="00816BED" w:rsidRPr="00816BED">
        <w:rPr>
          <w:rFonts w:hint="eastAsia"/>
        </w:rPr>
        <w:t>U-Net</w:t>
      </w:r>
      <w:r w:rsidR="00816BED" w:rsidRPr="00816BED">
        <w:rPr>
          <w:rFonts w:hint="eastAsia"/>
        </w:rPr>
        <w:t>。这两个分支在每一级上都会通过</w:t>
      </w:r>
      <w:r w:rsidR="00816BED" w:rsidRPr="00816BED">
        <w:rPr>
          <w:rFonts w:hint="eastAsia"/>
        </w:rPr>
        <w:t>CRFB</w:t>
      </w:r>
      <w:r w:rsidR="00816BED" w:rsidRPr="00816BED">
        <w:rPr>
          <w:rFonts w:hint="eastAsia"/>
        </w:rPr>
        <w:t>做一次连接。在这两个分支的最后一层会将特征图相加，在经过一个</w:t>
      </w:r>
      <m:oMath>
        <m:r>
          <w:rPr>
            <w:rFonts w:ascii="Cambria Math" w:hAnsi="Cambria Math"/>
          </w:rPr>
          <m:t>1×1</m:t>
        </m:r>
      </m:oMath>
      <w:r w:rsidR="00816BED" w:rsidRPr="00816BED">
        <w:rPr>
          <w:rFonts w:hint="eastAsia"/>
        </w:rPr>
        <w:t>的卷积得到输出结果。在</w:t>
      </w:r>
      <w:r w:rsidR="00816BED" w:rsidRPr="00816BED">
        <w:rPr>
          <w:rFonts w:hint="eastAsia"/>
        </w:rPr>
        <w:t>CRFB</w:t>
      </w:r>
      <w:r w:rsidR="00816BED" w:rsidRPr="00816BED">
        <w:rPr>
          <w:rFonts w:hint="eastAsia"/>
        </w:rPr>
        <w:t>中，由</w:t>
      </w:r>
      <w:r w:rsidR="00816BED" w:rsidRPr="00816BED">
        <w:rPr>
          <w:rFonts w:hint="eastAsia"/>
        </w:rPr>
        <w:t>Kite-Net</w:t>
      </w:r>
      <w:r w:rsidR="00816BED" w:rsidRPr="00816BED">
        <w:rPr>
          <w:rFonts w:hint="eastAsia"/>
        </w:rPr>
        <w:t>分支学习到的特征残差在添加了</w:t>
      </w:r>
      <w:r w:rsidR="00816BED" w:rsidRPr="00816BED">
        <w:rPr>
          <w:rFonts w:hint="eastAsia"/>
        </w:rPr>
        <w:t>U-Net</w:t>
      </w:r>
      <w:r w:rsidR="00816BED" w:rsidRPr="00816BED">
        <w:rPr>
          <w:rFonts w:hint="eastAsia"/>
        </w:rPr>
        <w:t>分支学习到的特征后转发到</w:t>
      </w:r>
      <w:r w:rsidR="00816BED" w:rsidRPr="00816BED">
        <w:rPr>
          <w:rFonts w:hint="eastAsia"/>
        </w:rPr>
        <w:t>U-Net</w:t>
      </w:r>
      <w:r w:rsidR="00816BED" w:rsidRPr="00816BED">
        <w:rPr>
          <w:rFonts w:hint="eastAsia"/>
        </w:rPr>
        <w:t>分支上，转发到</w:t>
      </w:r>
      <w:r w:rsidR="00816BED" w:rsidRPr="00816BED">
        <w:rPr>
          <w:rFonts w:hint="eastAsia"/>
        </w:rPr>
        <w:t>Kite-Net</w:t>
      </w:r>
      <w:r w:rsidR="00816BED" w:rsidRPr="00816BED">
        <w:rPr>
          <w:rFonts w:hint="eastAsia"/>
        </w:rPr>
        <w:t>分支的特征也类似</w:t>
      </w:r>
      <w:r w:rsidR="00816BED">
        <w:rPr>
          <w:rFonts w:hint="eastAsia"/>
        </w:rPr>
        <w:t>。</w:t>
      </w:r>
      <w:r w:rsidR="004F7C3A">
        <w:rPr>
          <w:rFonts w:hint="eastAsia"/>
        </w:rPr>
        <w:t>CRFB</w:t>
      </w:r>
      <w:r w:rsidR="004F7C3A">
        <w:rPr>
          <w:rFonts w:hint="eastAsia"/>
        </w:rPr>
        <w:t>的作用是将两个分支网络</w:t>
      </w:r>
      <w:r w:rsidR="00670BDE">
        <w:rPr>
          <w:rFonts w:hint="eastAsia"/>
        </w:rPr>
        <w:t>学习到的特征在多个尺度上结合起来，从两个网络中学习互补的特征，以提高单个网络的学习特征的质量。</w:t>
      </w:r>
    </w:p>
    <w:p w14:paraId="777ADBD6" w14:textId="55166AC7" w:rsidR="00A25FAA" w:rsidRDefault="001004DD" w:rsidP="00E252B5">
      <w:r>
        <w:rPr>
          <w:noProof/>
        </w:rPr>
        <w:drawing>
          <wp:inline distT="0" distB="0" distL="0" distR="0" wp14:anchorId="6F76C877" wp14:editId="69EDE309">
            <wp:extent cx="5400040" cy="26054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05405"/>
                    </a:xfrm>
                    <a:prstGeom prst="rect">
                      <a:avLst/>
                    </a:prstGeom>
                  </pic:spPr>
                </pic:pic>
              </a:graphicData>
            </a:graphic>
          </wp:inline>
        </w:drawing>
      </w:r>
    </w:p>
    <w:p w14:paraId="580B3805" w14:textId="13AC3E2D" w:rsidR="00607787" w:rsidRPr="00607787" w:rsidRDefault="00607787" w:rsidP="00607787">
      <w:pPr>
        <w:ind w:firstLineChars="1500" w:firstLine="2700"/>
        <w:rPr>
          <w:rFonts w:cs="Times New Roman"/>
          <w:sz w:val="18"/>
          <w:szCs w:val="18"/>
        </w:rPr>
      </w:pPr>
      <w:r w:rsidRPr="00607787">
        <w:rPr>
          <w:rFonts w:cs="Times New Roman"/>
          <w:sz w:val="18"/>
          <w:szCs w:val="18"/>
        </w:rPr>
        <w:t xml:space="preserve">(a)                                           </w:t>
      </w:r>
      <w:proofErr w:type="gramStart"/>
      <w:r w:rsidRPr="00607787">
        <w:rPr>
          <w:rFonts w:cs="Times New Roman"/>
          <w:sz w:val="18"/>
          <w:szCs w:val="18"/>
        </w:rPr>
        <w:t xml:space="preserve">   (</w:t>
      </w:r>
      <w:proofErr w:type="gramEnd"/>
      <w:r w:rsidRPr="00607787">
        <w:rPr>
          <w:rFonts w:cs="Times New Roman"/>
          <w:sz w:val="18"/>
          <w:szCs w:val="18"/>
        </w:rPr>
        <w:t>b)</w:t>
      </w:r>
    </w:p>
    <w:p w14:paraId="4F40219D" w14:textId="7625CD7A" w:rsidR="005C496F" w:rsidRPr="00871479" w:rsidRDefault="001004DD" w:rsidP="00C52B8A">
      <w:pPr>
        <w:spacing w:afterLines="50" w:after="156"/>
        <w:jc w:val="left"/>
        <w:rPr>
          <w:rFonts w:cs="Times New Roman"/>
          <w:sz w:val="18"/>
          <w:szCs w:val="18"/>
        </w:rPr>
      </w:pPr>
      <w:r w:rsidRPr="00C52B8A">
        <w:rPr>
          <w:rFonts w:cs="Times New Roman" w:hint="eastAsia"/>
          <w:b/>
          <w:bCs/>
          <w:sz w:val="18"/>
          <w:szCs w:val="18"/>
        </w:rPr>
        <w:t>图</w:t>
      </w:r>
      <w:r w:rsidRPr="00C52B8A">
        <w:rPr>
          <w:rFonts w:cs="Times New Roman" w:hint="eastAsia"/>
          <w:b/>
          <w:bCs/>
          <w:sz w:val="18"/>
          <w:szCs w:val="18"/>
        </w:rPr>
        <w:t>1</w:t>
      </w:r>
      <w:r w:rsidRPr="00C52B8A">
        <w:rPr>
          <w:rFonts w:cs="Times New Roman"/>
          <w:b/>
          <w:bCs/>
          <w:sz w:val="18"/>
          <w:szCs w:val="18"/>
        </w:rPr>
        <w:t>7</w:t>
      </w:r>
      <w:r w:rsidRPr="00AA3D0A">
        <w:rPr>
          <w:rFonts w:cs="Times New Roman"/>
          <w:sz w:val="18"/>
          <w:szCs w:val="18"/>
        </w:rPr>
        <w:t xml:space="preserve"> </w:t>
      </w:r>
      <w:proofErr w:type="spellStart"/>
      <w:r w:rsidRPr="00AA3D0A">
        <w:rPr>
          <w:rFonts w:cs="Times New Roman" w:hint="eastAsia"/>
          <w:sz w:val="18"/>
          <w:szCs w:val="18"/>
        </w:rPr>
        <w:t>KiU</w:t>
      </w:r>
      <w:proofErr w:type="spellEnd"/>
      <w:r w:rsidRPr="00AA3D0A">
        <w:rPr>
          <w:rFonts w:cs="Times New Roman" w:hint="eastAsia"/>
          <w:sz w:val="18"/>
          <w:szCs w:val="18"/>
        </w:rPr>
        <w:t>-Net</w:t>
      </w:r>
      <w:r w:rsidRPr="00AA3D0A">
        <w:rPr>
          <w:rFonts w:cs="Times New Roman" w:hint="eastAsia"/>
          <w:sz w:val="18"/>
          <w:szCs w:val="18"/>
        </w:rPr>
        <w:t>网络结构</w:t>
      </w:r>
      <w:r w:rsidR="00FF1355">
        <w:rPr>
          <w:rFonts w:cs="Times New Roman" w:hint="eastAsia"/>
          <w:sz w:val="18"/>
          <w:szCs w:val="18"/>
        </w:rPr>
        <w:t>图</w:t>
      </w:r>
      <w:r w:rsidR="00FF1355">
        <w:rPr>
          <w:rFonts w:cs="Times New Roman"/>
          <w:sz w:val="18"/>
          <w:szCs w:val="18"/>
        </w:rPr>
        <w:fldChar w:fldCharType="begin"/>
      </w:r>
      <w:r w:rsidR="005B44E0">
        <w:rPr>
          <w:rFonts w:cs="Times New Roman"/>
          <w:sz w:val="18"/>
          <w:szCs w:val="18"/>
        </w:rPr>
        <w:instrText xml:space="preserve"> ADDIN ZOTERO_ITEM CSL_CITATION {"citationID":"ZRbbZ6xY","properties":{"formattedCitation":"\\super [19]\\nosupersub{}","plainCitation":"[19]","noteIndex":0},"citationItems":[{"id":84,"uris":["http://zotero.org/users/9337392/items/36U8CDVJ"],"itemData":{"id":84,"type":"article","abstract":"Most methods for medical image segmentation use U-Net or its variants as they have been successful in most of the applications. After a detailed analysis of these \"traditional\" encoder-decoder based approaches, we observed that they perform poorly in detecting smaller structures and are unable to segment boundary regions precisely. This issue can be attributed to the increase in receptive field size as we go deeper into the encoder. The extra focus on learning high level features causes the U-Net based approaches to learn less information about low-level features which are crucial for detecting small structures. To overcome this issue, we propose using an overcomplete convolutional architecture where we project our input image into a higher dimension such that we constrain the receptive field from increasing in the deep layers of the network. We design a new architecture for image segmentation- KiU-Net which has two branches: (1) an overcomplete convolutional network Kite-Net which learns to capture fine details and accurate edges of the input, and (2) U-Net which learns high level features. Furthermore, we also propose KiU-Net 3D which is a 3D convolutional architecture for volumetric segmentation. We perform a detailed study of KiU-Net by performing experiments on five different datasets covering various image modalities like ultrasound (US), magnetic resonance imaging (MRI), computed tomography (CT), microscopic and fundus images. The proposed method achieves a better performance as compared to all the recent methods with an additional benefit of fewer parameters and faster convergence. Additionally, we also demonstrate that the extensions of KiU-Net based on residual blocks and dense blocks result in further performance improvements. The implementation of KiU-Net can be found here: https://github.com/jeya-maria-jose/KiU-Net-pytorch","language":"en","note":"number: arXiv:2010.01663\narXiv:2010.01663 [cs, eess]","number":"arXiv:2010.01663","publisher":"arXiv","source":"arXiv.org","title":"KiU-Net: Overcomplete Convolutional Architectures for Biomedical Image and Volumetric Segmentation","title-short":"KiU-Net","URL":"http://arxiv.org/abs/2010.01663","author":[{"family":"Valanarasu","given":"Jeya Maria Jose"},{"family":"Sindagi","given":"Vishwanath A."},{"family":"Hacihaliloglu","given":"Ilker"},{"family":"Patel","given":"Vishal M."}],"accessed":{"date-parts":[["2022",5,19]]},"issued":{"date-parts":[["2021",10,14]]}}}],"schema":"https://github.com/citation-style-language/schema/raw/master/csl-citation.json"} </w:instrText>
      </w:r>
      <w:r w:rsidR="00FF1355">
        <w:rPr>
          <w:rFonts w:cs="Times New Roman"/>
          <w:sz w:val="18"/>
          <w:szCs w:val="18"/>
        </w:rPr>
        <w:fldChar w:fldCharType="separate"/>
      </w:r>
      <w:r w:rsidR="005B44E0" w:rsidRPr="005B44E0">
        <w:rPr>
          <w:rFonts w:cs="Times New Roman"/>
          <w:kern w:val="0"/>
          <w:sz w:val="18"/>
          <w:szCs w:val="24"/>
          <w:vertAlign w:val="superscript"/>
        </w:rPr>
        <w:t>[19]</w:t>
      </w:r>
      <w:r w:rsidR="00FF1355">
        <w:rPr>
          <w:rFonts w:cs="Times New Roman"/>
          <w:sz w:val="18"/>
          <w:szCs w:val="18"/>
        </w:rPr>
        <w:fldChar w:fldCharType="end"/>
      </w:r>
      <w:r w:rsidR="00FF1355">
        <w:rPr>
          <w:rFonts w:cs="Times New Roman" w:hint="eastAsia"/>
          <w:sz w:val="18"/>
          <w:szCs w:val="18"/>
        </w:rPr>
        <w:t>。图</w:t>
      </w:r>
      <w:r w:rsidR="00FF1355">
        <w:rPr>
          <w:rFonts w:cs="Times New Roman" w:hint="eastAsia"/>
          <w:sz w:val="18"/>
          <w:szCs w:val="18"/>
        </w:rPr>
        <w:t>(</w:t>
      </w:r>
      <w:r w:rsidR="00FF1355">
        <w:rPr>
          <w:rFonts w:cs="Times New Roman"/>
          <w:sz w:val="18"/>
          <w:szCs w:val="18"/>
        </w:rPr>
        <w:t>a)</w:t>
      </w:r>
      <w:r w:rsidR="00FF1355">
        <w:rPr>
          <w:rFonts w:cs="Times New Roman" w:hint="eastAsia"/>
          <w:sz w:val="18"/>
          <w:szCs w:val="18"/>
        </w:rPr>
        <w:t>是</w:t>
      </w:r>
      <w:r w:rsidR="00FF1355">
        <w:rPr>
          <w:rFonts w:cs="Times New Roman" w:hint="eastAsia"/>
          <w:sz w:val="18"/>
          <w:szCs w:val="18"/>
        </w:rPr>
        <w:t>3D</w:t>
      </w:r>
      <w:r w:rsidR="00FF1355">
        <w:rPr>
          <w:rFonts w:cs="Times New Roman"/>
          <w:sz w:val="18"/>
          <w:szCs w:val="18"/>
        </w:rPr>
        <w:t xml:space="preserve"> </w:t>
      </w:r>
      <w:proofErr w:type="spellStart"/>
      <w:r w:rsidR="00FF1355">
        <w:rPr>
          <w:rFonts w:cs="Times New Roman" w:hint="eastAsia"/>
          <w:sz w:val="18"/>
          <w:szCs w:val="18"/>
        </w:rPr>
        <w:t>KiU</w:t>
      </w:r>
      <w:proofErr w:type="spellEnd"/>
      <w:r w:rsidR="00FF1355">
        <w:rPr>
          <w:rFonts w:cs="Times New Roman" w:hint="eastAsia"/>
          <w:sz w:val="18"/>
          <w:szCs w:val="18"/>
        </w:rPr>
        <w:t>-Net</w:t>
      </w:r>
      <w:r w:rsidR="00FF1355">
        <w:rPr>
          <w:rFonts w:cs="Times New Roman" w:hint="eastAsia"/>
          <w:sz w:val="18"/>
          <w:szCs w:val="18"/>
        </w:rPr>
        <w:t>的结构细节。图</w:t>
      </w:r>
      <w:r w:rsidR="00FF1355">
        <w:rPr>
          <w:rFonts w:cs="Times New Roman" w:hint="eastAsia"/>
          <w:sz w:val="18"/>
          <w:szCs w:val="18"/>
        </w:rPr>
        <w:t>(</w:t>
      </w:r>
      <w:r w:rsidR="00FF1355">
        <w:rPr>
          <w:rFonts w:cs="Times New Roman"/>
          <w:sz w:val="18"/>
          <w:szCs w:val="18"/>
        </w:rPr>
        <w:t>b)</w:t>
      </w:r>
      <w:r w:rsidR="00FF1355">
        <w:rPr>
          <w:rFonts w:cs="Times New Roman" w:hint="eastAsia"/>
          <w:sz w:val="18"/>
          <w:szCs w:val="18"/>
        </w:rPr>
        <w:t>是</w:t>
      </w:r>
      <w:r w:rsidR="00E43A07">
        <w:rPr>
          <w:rFonts w:cs="Times New Roman" w:hint="eastAsia"/>
          <w:sz w:val="18"/>
          <w:szCs w:val="18"/>
        </w:rPr>
        <w:t>交叉残差融合块</w:t>
      </w:r>
      <w:r w:rsidR="004953CB">
        <w:rPr>
          <w:rFonts w:cs="Times New Roman" w:hint="eastAsia"/>
          <w:sz w:val="18"/>
          <w:szCs w:val="18"/>
        </w:rPr>
        <w:t>（</w:t>
      </w:r>
      <w:r w:rsidR="004953CB" w:rsidRPr="004953CB">
        <w:rPr>
          <w:rFonts w:cs="Times New Roman"/>
          <w:sz w:val="18"/>
          <w:szCs w:val="18"/>
        </w:rPr>
        <w:t>Cross Residual Fusion Block</w:t>
      </w:r>
      <w:r w:rsidR="004953CB">
        <w:rPr>
          <w:rFonts w:cs="Times New Roman" w:hint="eastAsia"/>
          <w:sz w:val="18"/>
          <w:szCs w:val="18"/>
        </w:rPr>
        <w:t>，</w:t>
      </w:r>
      <w:r w:rsidR="004953CB">
        <w:rPr>
          <w:rFonts w:cs="Times New Roman" w:hint="eastAsia"/>
          <w:sz w:val="18"/>
          <w:szCs w:val="18"/>
        </w:rPr>
        <w:t>CRFB</w:t>
      </w:r>
      <w:r w:rsidR="004953CB">
        <w:rPr>
          <w:rFonts w:cs="Times New Roman" w:hint="eastAsia"/>
          <w:sz w:val="18"/>
          <w:szCs w:val="18"/>
        </w:rPr>
        <w:t>）</w:t>
      </w:r>
      <w:r w:rsidR="00E43A07">
        <w:rPr>
          <w:rFonts w:cs="Times New Roman" w:hint="eastAsia"/>
          <w:sz w:val="18"/>
          <w:szCs w:val="18"/>
        </w:rPr>
        <w:t>的结构细节。</w:t>
      </w:r>
      <w:proofErr w:type="spellStart"/>
      <w:r w:rsidR="004953CB">
        <w:rPr>
          <w:rFonts w:cs="Times New Roman" w:hint="eastAsia"/>
          <w:sz w:val="18"/>
          <w:szCs w:val="18"/>
        </w:rPr>
        <w:t>KiU</w:t>
      </w:r>
      <w:proofErr w:type="spellEnd"/>
      <w:r w:rsidR="004953CB">
        <w:rPr>
          <w:rFonts w:cs="Times New Roman" w:hint="eastAsia"/>
          <w:sz w:val="18"/>
          <w:szCs w:val="18"/>
        </w:rPr>
        <w:t>-Net</w:t>
      </w:r>
      <w:r w:rsidR="004953CB">
        <w:rPr>
          <w:rFonts w:cs="Times New Roman" w:hint="eastAsia"/>
          <w:sz w:val="18"/>
          <w:szCs w:val="18"/>
        </w:rPr>
        <w:t>中，输入的</w:t>
      </w:r>
      <w:r w:rsidR="004953CB">
        <w:rPr>
          <w:rFonts w:cs="Times New Roman" w:hint="eastAsia"/>
          <w:sz w:val="18"/>
          <w:szCs w:val="18"/>
        </w:rPr>
        <w:t>3D</w:t>
      </w:r>
      <w:r w:rsidR="004953CB">
        <w:rPr>
          <w:rFonts w:cs="Times New Roman" w:hint="eastAsia"/>
          <w:sz w:val="18"/>
          <w:szCs w:val="18"/>
        </w:rPr>
        <w:t>体素会被转发到两个分支上，即</w:t>
      </w:r>
      <w:r w:rsidR="004953CB">
        <w:rPr>
          <w:rFonts w:cs="Times New Roman" w:hint="eastAsia"/>
          <w:sz w:val="18"/>
          <w:szCs w:val="18"/>
        </w:rPr>
        <w:t>Kite</w:t>
      </w:r>
      <w:r w:rsidR="004953CB">
        <w:rPr>
          <w:rFonts w:cs="Times New Roman"/>
          <w:sz w:val="18"/>
          <w:szCs w:val="18"/>
        </w:rPr>
        <w:t>-</w:t>
      </w:r>
      <w:r w:rsidR="004953CB">
        <w:rPr>
          <w:rFonts w:cs="Times New Roman" w:hint="eastAsia"/>
          <w:sz w:val="18"/>
          <w:szCs w:val="18"/>
        </w:rPr>
        <w:t>Net</w:t>
      </w:r>
      <w:r w:rsidR="004953CB">
        <w:rPr>
          <w:rFonts w:cs="Times New Roman" w:hint="eastAsia"/>
          <w:sz w:val="18"/>
          <w:szCs w:val="18"/>
        </w:rPr>
        <w:t>和</w:t>
      </w:r>
      <w:r w:rsidR="004953CB">
        <w:rPr>
          <w:rFonts w:cs="Times New Roman" w:hint="eastAsia"/>
          <w:sz w:val="18"/>
          <w:szCs w:val="18"/>
        </w:rPr>
        <w:t>U</w:t>
      </w:r>
      <w:r w:rsidR="004953CB">
        <w:rPr>
          <w:rFonts w:cs="Times New Roman"/>
          <w:sz w:val="18"/>
          <w:szCs w:val="18"/>
        </w:rPr>
        <w:t>-</w:t>
      </w:r>
      <w:r w:rsidR="004953CB">
        <w:rPr>
          <w:rFonts w:cs="Times New Roman" w:hint="eastAsia"/>
          <w:sz w:val="18"/>
          <w:szCs w:val="18"/>
        </w:rPr>
        <w:t>Net</w:t>
      </w:r>
      <w:r w:rsidR="004953CB">
        <w:rPr>
          <w:rFonts w:cs="Times New Roman" w:hint="eastAsia"/>
          <w:sz w:val="18"/>
          <w:szCs w:val="18"/>
        </w:rPr>
        <w:t>。这两个分支在每一级上都会通过</w:t>
      </w:r>
      <w:r w:rsidR="004953CB">
        <w:rPr>
          <w:rFonts w:cs="Times New Roman" w:hint="eastAsia"/>
          <w:sz w:val="18"/>
          <w:szCs w:val="18"/>
        </w:rPr>
        <w:t>CRFB</w:t>
      </w:r>
      <w:r w:rsidR="004953CB">
        <w:rPr>
          <w:rFonts w:cs="Times New Roman" w:hint="eastAsia"/>
          <w:sz w:val="18"/>
          <w:szCs w:val="18"/>
        </w:rPr>
        <w:t>做一次连接。在这两个分支的最后一层会将特征图相加，在经过一个</w:t>
      </w:r>
      <m:oMath>
        <m:r>
          <w:rPr>
            <w:rFonts w:ascii="Cambria Math" w:hAnsi="Cambria Math" w:cs="Times New Roman"/>
            <w:sz w:val="18"/>
            <w:szCs w:val="18"/>
          </w:rPr>
          <m:t>1×1</m:t>
        </m:r>
      </m:oMath>
      <w:r w:rsidR="004953CB">
        <w:rPr>
          <w:rFonts w:cs="Times New Roman" w:hint="eastAsia"/>
          <w:sz w:val="18"/>
          <w:szCs w:val="18"/>
        </w:rPr>
        <w:t>的卷积得到输出结果。在</w:t>
      </w:r>
      <w:r w:rsidR="004953CB">
        <w:rPr>
          <w:rFonts w:cs="Times New Roman" w:hint="eastAsia"/>
          <w:sz w:val="18"/>
          <w:szCs w:val="18"/>
        </w:rPr>
        <w:t>CRFB</w:t>
      </w:r>
      <w:r w:rsidR="004953CB">
        <w:rPr>
          <w:rFonts w:cs="Times New Roman" w:hint="eastAsia"/>
          <w:sz w:val="18"/>
          <w:szCs w:val="18"/>
        </w:rPr>
        <w:t>中，由</w:t>
      </w:r>
      <w:r w:rsidR="004953CB">
        <w:rPr>
          <w:rFonts w:cs="Times New Roman" w:hint="eastAsia"/>
          <w:sz w:val="18"/>
          <w:szCs w:val="18"/>
        </w:rPr>
        <w:t>Kite</w:t>
      </w:r>
      <w:r w:rsidR="004953CB">
        <w:rPr>
          <w:rFonts w:cs="Times New Roman"/>
          <w:sz w:val="18"/>
          <w:szCs w:val="18"/>
        </w:rPr>
        <w:t>-</w:t>
      </w:r>
      <w:r w:rsidR="004953CB">
        <w:rPr>
          <w:rFonts w:cs="Times New Roman" w:hint="eastAsia"/>
          <w:sz w:val="18"/>
          <w:szCs w:val="18"/>
        </w:rPr>
        <w:t>Net</w:t>
      </w:r>
      <w:r w:rsidR="004953CB">
        <w:rPr>
          <w:rFonts w:cs="Times New Roman" w:hint="eastAsia"/>
          <w:sz w:val="18"/>
          <w:szCs w:val="18"/>
        </w:rPr>
        <w:t>分支</w:t>
      </w:r>
      <w:r w:rsidR="0013356D">
        <w:rPr>
          <w:rFonts w:cs="Times New Roman" w:hint="eastAsia"/>
          <w:sz w:val="18"/>
          <w:szCs w:val="18"/>
        </w:rPr>
        <w:t>学习到的特征残差在添加了</w:t>
      </w:r>
      <w:r w:rsidR="0013356D">
        <w:rPr>
          <w:rFonts w:cs="Times New Roman" w:hint="eastAsia"/>
          <w:sz w:val="18"/>
          <w:szCs w:val="18"/>
        </w:rPr>
        <w:t>U</w:t>
      </w:r>
      <w:r w:rsidR="0013356D">
        <w:rPr>
          <w:rFonts w:cs="Times New Roman"/>
          <w:sz w:val="18"/>
          <w:szCs w:val="18"/>
        </w:rPr>
        <w:t>-</w:t>
      </w:r>
      <w:r w:rsidR="0013356D">
        <w:rPr>
          <w:rFonts w:cs="Times New Roman" w:hint="eastAsia"/>
          <w:sz w:val="18"/>
          <w:szCs w:val="18"/>
        </w:rPr>
        <w:t>Net</w:t>
      </w:r>
      <w:r w:rsidR="0013356D">
        <w:rPr>
          <w:rFonts w:cs="Times New Roman" w:hint="eastAsia"/>
          <w:sz w:val="18"/>
          <w:szCs w:val="18"/>
        </w:rPr>
        <w:t>分支学习到的特征后转发到</w:t>
      </w:r>
      <w:r w:rsidR="0013356D">
        <w:rPr>
          <w:rFonts w:cs="Times New Roman" w:hint="eastAsia"/>
          <w:sz w:val="18"/>
          <w:szCs w:val="18"/>
        </w:rPr>
        <w:t>U</w:t>
      </w:r>
      <w:r w:rsidR="0013356D">
        <w:rPr>
          <w:rFonts w:cs="Times New Roman"/>
          <w:sz w:val="18"/>
          <w:szCs w:val="18"/>
        </w:rPr>
        <w:t>-</w:t>
      </w:r>
      <w:r w:rsidR="0013356D">
        <w:rPr>
          <w:rFonts w:cs="Times New Roman" w:hint="eastAsia"/>
          <w:sz w:val="18"/>
          <w:szCs w:val="18"/>
        </w:rPr>
        <w:t>Net</w:t>
      </w:r>
      <w:r w:rsidR="0013356D">
        <w:rPr>
          <w:rFonts w:cs="Times New Roman" w:hint="eastAsia"/>
          <w:sz w:val="18"/>
          <w:szCs w:val="18"/>
        </w:rPr>
        <w:t>分支上，转发到</w:t>
      </w:r>
      <w:r w:rsidR="0013356D">
        <w:rPr>
          <w:rFonts w:cs="Times New Roman" w:hint="eastAsia"/>
          <w:sz w:val="18"/>
          <w:szCs w:val="18"/>
        </w:rPr>
        <w:t>Kite</w:t>
      </w:r>
      <w:r w:rsidR="0013356D">
        <w:rPr>
          <w:rFonts w:cs="Times New Roman"/>
          <w:sz w:val="18"/>
          <w:szCs w:val="18"/>
        </w:rPr>
        <w:t>-</w:t>
      </w:r>
      <w:r w:rsidR="0013356D">
        <w:rPr>
          <w:rFonts w:cs="Times New Roman" w:hint="eastAsia"/>
          <w:sz w:val="18"/>
          <w:szCs w:val="18"/>
        </w:rPr>
        <w:t>Net</w:t>
      </w:r>
      <w:r w:rsidR="0013356D">
        <w:rPr>
          <w:rFonts w:cs="Times New Roman" w:hint="eastAsia"/>
          <w:sz w:val="18"/>
          <w:szCs w:val="18"/>
        </w:rPr>
        <w:t>分支的特征也类似</w:t>
      </w:r>
      <w:r w:rsidR="00C52B8A">
        <w:rPr>
          <w:rFonts w:cs="Times New Roman" w:hint="eastAsia"/>
          <w:sz w:val="18"/>
          <w:szCs w:val="18"/>
        </w:rPr>
        <w:t>。</w:t>
      </w:r>
    </w:p>
    <w:p w14:paraId="5BE31A5C" w14:textId="0627AA60" w:rsidR="0001035B" w:rsidRPr="0001035B" w:rsidRDefault="00CC01AD" w:rsidP="00510D24">
      <w:pPr>
        <w:pStyle w:val="1"/>
      </w:pPr>
      <w:bookmarkStart w:id="52" w:name="_Toc104039669"/>
      <w:r>
        <w:t>5</w:t>
      </w:r>
      <w:r w:rsidR="0001035B">
        <w:t xml:space="preserve"> </w:t>
      </w:r>
      <w:r w:rsidR="0001035B">
        <w:rPr>
          <w:rFonts w:hint="eastAsia"/>
        </w:rPr>
        <w:t>实验设计</w:t>
      </w:r>
      <w:r w:rsidR="0082524F">
        <w:rPr>
          <w:rFonts w:hint="eastAsia"/>
        </w:rPr>
        <w:t>及结果分析</w:t>
      </w:r>
      <w:bookmarkEnd w:id="52"/>
    </w:p>
    <w:p w14:paraId="65BD1D26" w14:textId="6E403654" w:rsidR="00AA10C9" w:rsidRPr="00510D24" w:rsidRDefault="00CC01AD" w:rsidP="00510D24">
      <w:pPr>
        <w:pStyle w:val="2"/>
      </w:pPr>
      <w:bookmarkStart w:id="53" w:name="_Toc104039670"/>
      <w:r>
        <w:t>5</w:t>
      </w:r>
      <w:r w:rsidR="00284FF9" w:rsidRPr="00AD25FF">
        <w:t xml:space="preserve">.1 </w:t>
      </w:r>
      <w:r w:rsidR="00284FF9">
        <w:rPr>
          <w:rFonts w:hint="eastAsia"/>
        </w:rPr>
        <w:t>实验</w:t>
      </w:r>
      <w:r w:rsidR="00703A11">
        <w:rPr>
          <w:rFonts w:hint="eastAsia"/>
        </w:rPr>
        <w:t>数据</w:t>
      </w:r>
      <w:bookmarkEnd w:id="53"/>
    </w:p>
    <w:p w14:paraId="3BE415D6" w14:textId="1437EB09" w:rsidR="00641A8D" w:rsidRPr="00160530" w:rsidRDefault="004B525E" w:rsidP="00815678">
      <w:pPr>
        <w:ind w:firstLineChars="200" w:firstLine="420"/>
      </w:pPr>
      <w:r w:rsidRPr="00160530">
        <w:rPr>
          <w:rFonts w:hint="eastAsia"/>
        </w:rPr>
        <w:t>本文使用的</w:t>
      </w:r>
      <w:r w:rsidR="00E563D1">
        <w:rPr>
          <w:rFonts w:hint="eastAsia"/>
        </w:rPr>
        <w:t>数据集是</w:t>
      </w:r>
      <w:r w:rsidR="00E563D1" w:rsidRPr="00E563D1">
        <w:rPr>
          <w:rFonts w:hint="eastAsia"/>
        </w:rPr>
        <w:t>开源肝脏数据集</w:t>
      </w:r>
      <w:proofErr w:type="spellStart"/>
      <w:r w:rsidR="00E563D1" w:rsidRPr="00E563D1">
        <w:rPr>
          <w:rFonts w:hint="eastAsia"/>
        </w:rPr>
        <w:t>LiTS</w:t>
      </w:r>
      <w:proofErr w:type="spellEnd"/>
      <w:r w:rsidR="003E4A65">
        <w:fldChar w:fldCharType="begin"/>
      </w:r>
      <w:r w:rsidR="005B44E0">
        <w:instrText xml:space="preserve"> ADDIN ZOTERO_ITEM CSL_CITATION {"citationID":"vKjpU4qS","properties":{"formattedCitation":"\\super [29]\\nosupersub{}","plainCitation":"[29]","noteIndex":0},"citationItems":[{"id":114,"uris":["http://zotero.org/users/9337392/items/YRI3SEYU"],"itemData":{"id":114,"type":"article-journal","container-title":"arXiv preprint arXiv:1901.04056","title":"The liver tumor segmentation benchmark (lits)","author":[{"family":"Bilic","given":"Patrick"},{"family":"Christ","given":"Patrick Ferdinand"},{"family":"Vorontsov","given":"Eugene"},{"family":"Chlebus","given":"Grzegorz"},{"family":"Chen","given":"Hao"},{"family":"Dou","given":"Qi"},{"family":"Fu","given":"Chi-Wing"},{"family":"Han","given":"Xiao"},{"family":"Heng","given":"Pheng-Ann"},{"family":"Hesser","given":"Jürgen"},{"literal":"others"}],"issued":{"date-parts":[["2019"]]}}}],"schema":"https://github.com/citation-style-language/schema/raw/master/csl-citation.json"} </w:instrText>
      </w:r>
      <w:r w:rsidR="003E4A65">
        <w:fldChar w:fldCharType="separate"/>
      </w:r>
      <w:r w:rsidR="005B44E0" w:rsidRPr="005B44E0">
        <w:rPr>
          <w:rFonts w:cs="Times New Roman"/>
          <w:kern w:val="0"/>
          <w:szCs w:val="24"/>
          <w:vertAlign w:val="superscript"/>
        </w:rPr>
        <w:t>[29]</w:t>
      </w:r>
      <w:r w:rsidR="003E4A65">
        <w:fldChar w:fldCharType="end"/>
      </w:r>
      <w:r w:rsidR="00E563D1">
        <w:rPr>
          <w:rFonts w:hint="eastAsia"/>
        </w:rPr>
        <w:t>（</w:t>
      </w:r>
      <w:r w:rsidR="00E563D1" w:rsidRPr="00E563D1">
        <w:rPr>
          <w:rFonts w:hint="eastAsia"/>
        </w:rPr>
        <w:t>Liver Tumor Segmentation Challenge</w:t>
      </w:r>
      <w:r w:rsidR="00E563D1" w:rsidRPr="00E563D1">
        <w:rPr>
          <w:rFonts w:hint="eastAsia"/>
        </w:rPr>
        <w:t>，肝脏肿瘤</w:t>
      </w:r>
      <w:r w:rsidR="00436C94">
        <w:rPr>
          <w:rFonts w:hint="eastAsia"/>
        </w:rPr>
        <w:t>分割</w:t>
      </w:r>
      <w:r w:rsidR="00E563D1" w:rsidRPr="00E563D1">
        <w:rPr>
          <w:rFonts w:hint="eastAsia"/>
        </w:rPr>
        <w:t>挑战</w:t>
      </w:r>
      <w:r w:rsidR="00E563D1">
        <w:rPr>
          <w:rFonts w:hint="eastAsia"/>
        </w:rPr>
        <w:t>），</w:t>
      </w:r>
      <w:r w:rsidR="00A5793D">
        <w:rPr>
          <w:rFonts w:hint="eastAsia"/>
        </w:rPr>
        <w:t>其中包含了</w:t>
      </w:r>
      <w:r w:rsidR="00A5793D">
        <w:rPr>
          <w:rFonts w:hint="eastAsia"/>
        </w:rPr>
        <w:t>1</w:t>
      </w:r>
      <w:r w:rsidR="00A5793D">
        <w:t>31</w:t>
      </w:r>
      <w:r w:rsidR="00A5793D">
        <w:rPr>
          <w:rFonts w:hint="eastAsia"/>
        </w:rPr>
        <w:t>张</w:t>
      </w:r>
      <w:r w:rsidR="00A5793D">
        <w:rPr>
          <w:rFonts w:hint="eastAsia"/>
        </w:rPr>
        <w:t>CT</w:t>
      </w:r>
      <w:r w:rsidR="00A5793D">
        <w:rPr>
          <w:rFonts w:hint="eastAsia"/>
        </w:rPr>
        <w:t>图像</w:t>
      </w:r>
      <w:r w:rsidR="00C03E5B">
        <w:rPr>
          <w:rFonts w:hint="eastAsia"/>
        </w:rPr>
        <w:t>以及对应的</w:t>
      </w:r>
      <w:r w:rsidR="00C03E5B">
        <w:rPr>
          <w:rFonts w:hint="eastAsia"/>
        </w:rPr>
        <w:t>mask</w:t>
      </w:r>
      <w:r w:rsidR="00C03E5B">
        <w:rPr>
          <w:rFonts w:hint="eastAsia"/>
        </w:rPr>
        <w:t>，图片维度是</w:t>
      </w:r>
      <m:oMath>
        <m:r>
          <w:rPr>
            <w:rFonts w:ascii="Cambria Math" w:hAnsi="Cambria Math"/>
          </w:rPr>
          <m:t>512×512</m:t>
        </m:r>
      </m:oMath>
      <w:r w:rsidR="00C03E5B">
        <w:rPr>
          <w:rFonts w:hint="eastAsia"/>
        </w:rPr>
        <w:t>，以</w:t>
      </w:r>
      <w:r w:rsidR="00C03E5B">
        <w:rPr>
          <w:rFonts w:hint="eastAsia"/>
        </w:rPr>
        <w:t>.</w:t>
      </w:r>
      <w:proofErr w:type="spellStart"/>
      <w:r w:rsidR="00C03E5B">
        <w:t>nii</w:t>
      </w:r>
      <w:proofErr w:type="spellEnd"/>
      <w:r w:rsidR="00C03E5B">
        <w:rPr>
          <w:rFonts w:hint="eastAsia"/>
        </w:rPr>
        <w:t>格式保存</w:t>
      </w:r>
      <w:r w:rsidR="00A5793D">
        <w:rPr>
          <w:rFonts w:hint="eastAsia"/>
        </w:rPr>
        <w:t>。每张图像都是由世界各地医院提供的、经过对比增强的图像。</w:t>
      </w:r>
      <w:proofErr w:type="spellStart"/>
      <w:r w:rsidR="00A5793D">
        <w:rPr>
          <w:rFonts w:hint="eastAsia"/>
        </w:rPr>
        <w:t>LiTS</w:t>
      </w:r>
      <w:proofErr w:type="spellEnd"/>
      <w:r w:rsidR="00A5793D">
        <w:rPr>
          <w:rFonts w:hint="eastAsia"/>
        </w:rPr>
        <w:t>中编号</w:t>
      </w:r>
      <w:r w:rsidR="00A5793D">
        <w:rPr>
          <w:rFonts w:hint="eastAsia"/>
        </w:rPr>
        <w:t>2</w:t>
      </w:r>
      <w:r w:rsidR="00A5793D">
        <w:t>7</w:t>
      </w:r>
      <w:r w:rsidR="00A5793D">
        <w:rPr>
          <w:rFonts w:hint="eastAsia"/>
        </w:rPr>
        <w:t>到</w:t>
      </w:r>
      <w:r w:rsidR="00A5793D">
        <w:rPr>
          <w:rFonts w:hint="eastAsia"/>
        </w:rPr>
        <w:t>4</w:t>
      </w:r>
      <w:r w:rsidR="00A5793D">
        <w:t>8</w:t>
      </w:r>
      <w:r w:rsidR="00A5793D">
        <w:rPr>
          <w:rFonts w:hint="eastAsia"/>
        </w:rPr>
        <w:t>是</w:t>
      </w:r>
      <w:r w:rsidR="00A5793D">
        <w:t>3</w:t>
      </w:r>
      <w:r w:rsidR="00A5793D">
        <w:rPr>
          <w:rFonts w:hint="eastAsia"/>
        </w:rPr>
        <w:t>DIRCADb</w:t>
      </w:r>
      <w:r w:rsidR="00A5793D">
        <w:rPr>
          <w:rFonts w:hint="eastAsia"/>
        </w:rPr>
        <w:t>的数据，</w:t>
      </w:r>
      <w:r w:rsidR="00730627">
        <w:rPr>
          <w:rFonts w:hint="eastAsia"/>
        </w:rPr>
        <w:t>我们用来测试，其余的</w:t>
      </w:r>
      <w:r w:rsidR="00730627">
        <w:rPr>
          <w:rFonts w:hint="eastAsia"/>
        </w:rPr>
        <w:t>1</w:t>
      </w:r>
      <w:r w:rsidR="00730627">
        <w:t>09</w:t>
      </w:r>
      <w:r w:rsidR="00730627">
        <w:rPr>
          <w:rFonts w:hint="eastAsia"/>
        </w:rPr>
        <w:t>个样本我们用来训练。</w:t>
      </w:r>
      <w:r w:rsidR="00B03124">
        <w:rPr>
          <w:rFonts w:hint="eastAsia"/>
        </w:rPr>
        <w:t>数据集的展示见图</w:t>
      </w:r>
      <w:r w:rsidR="00B03124">
        <w:rPr>
          <w:rFonts w:hint="eastAsia"/>
        </w:rPr>
        <w:t>1</w:t>
      </w:r>
      <w:r w:rsidR="00B03124">
        <w:t>8</w:t>
      </w:r>
      <w:r w:rsidR="00B03124">
        <w:rPr>
          <w:rFonts w:hint="eastAsia"/>
        </w:rPr>
        <w:t>。</w:t>
      </w:r>
    </w:p>
    <w:p w14:paraId="610CEDCB" w14:textId="00179E95" w:rsidR="00284FF9" w:rsidRDefault="00CC01AD" w:rsidP="007703EA">
      <w:pPr>
        <w:pStyle w:val="2"/>
      </w:pPr>
      <w:bookmarkStart w:id="54" w:name="_Toc104039671"/>
      <w:r>
        <w:lastRenderedPageBreak/>
        <w:t>5</w:t>
      </w:r>
      <w:r w:rsidR="00284FF9" w:rsidRPr="00AD25FF">
        <w:t xml:space="preserve">.2 </w:t>
      </w:r>
      <w:r w:rsidR="00284FF9">
        <w:rPr>
          <w:rFonts w:hint="eastAsia"/>
        </w:rPr>
        <w:t>实验</w:t>
      </w:r>
      <w:r w:rsidR="00703A11">
        <w:rPr>
          <w:rFonts w:hint="eastAsia"/>
        </w:rPr>
        <w:t>环境</w:t>
      </w:r>
      <w:bookmarkEnd w:id="54"/>
    </w:p>
    <w:p w14:paraId="4DE9A8BB" w14:textId="000FE4C4" w:rsidR="004B525E" w:rsidRDefault="00626AB2" w:rsidP="00921002">
      <w:pPr>
        <w:ind w:firstLineChars="200" w:firstLine="420"/>
      </w:pPr>
      <w:r>
        <w:rPr>
          <w:rFonts w:hint="eastAsia"/>
        </w:rPr>
        <w:t>本次</w:t>
      </w:r>
      <w:r w:rsidR="00C03295">
        <w:rPr>
          <w:rFonts w:hint="eastAsia"/>
        </w:rPr>
        <w:t>实验使用的</w:t>
      </w:r>
      <w:r w:rsidR="00B37DFD">
        <w:rPr>
          <w:rFonts w:hint="eastAsia"/>
        </w:rPr>
        <w:t>软硬件</w:t>
      </w:r>
      <w:r w:rsidR="00C03E5B">
        <w:rPr>
          <w:rFonts w:hint="eastAsia"/>
        </w:rPr>
        <w:t>环境如表</w:t>
      </w:r>
      <w:r w:rsidR="00C03E5B">
        <w:rPr>
          <w:rFonts w:hint="eastAsia"/>
        </w:rPr>
        <w:t>3</w:t>
      </w:r>
      <w:r w:rsidR="00C03E5B">
        <w:rPr>
          <w:rFonts w:hint="eastAsia"/>
        </w:rPr>
        <w:t>所示。</w:t>
      </w:r>
    </w:p>
    <w:p w14:paraId="7CC7F00B" w14:textId="6B7A6DAA" w:rsidR="00B37DFD" w:rsidRDefault="00B37DFD" w:rsidP="00B37DFD">
      <w:pPr>
        <w:ind w:firstLineChars="200" w:firstLine="360"/>
        <w:jc w:val="center"/>
        <w:rPr>
          <w:rFonts w:cs="Times New Roman"/>
          <w:sz w:val="18"/>
          <w:szCs w:val="18"/>
        </w:rPr>
      </w:pPr>
      <w:r w:rsidRPr="00B37DFD">
        <w:rPr>
          <w:rFonts w:cs="Times New Roman" w:hint="eastAsia"/>
          <w:sz w:val="18"/>
          <w:szCs w:val="18"/>
        </w:rPr>
        <w:t>表</w:t>
      </w:r>
      <w:r w:rsidRPr="00B37DFD">
        <w:rPr>
          <w:rFonts w:cs="Times New Roman" w:hint="eastAsia"/>
          <w:sz w:val="18"/>
          <w:szCs w:val="18"/>
        </w:rPr>
        <w:t>3</w:t>
      </w:r>
      <w:r w:rsidRPr="00B37DFD">
        <w:rPr>
          <w:rFonts w:cs="Times New Roman"/>
          <w:sz w:val="18"/>
          <w:szCs w:val="18"/>
        </w:rPr>
        <w:t xml:space="preserve"> </w:t>
      </w:r>
      <w:r w:rsidRPr="00B37DFD">
        <w:rPr>
          <w:rFonts w:cs="Times New Roman" w:hint="eastAsia"/>
          <w:sz w:val="18"/>
          <w:szCs w:val="18"/>
        </w:rPr>
        <w:t>实验所用软硬件环境</w:t>
      </w:r>
    </w:p>
    <w:tbl>
      <w:tblPr>
        <w:tblStyle w:val="ab"/>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4247"/>
        <w:gridCol w:w="4247"/>
      </w:tblGrid>
      <w:tr w:rsidR="00B37DFD" w14:paraId="522581F2" w14:textId="77777777" w:rsidTr="005C7BF0">
        <w:tc>
          <w:tcPr>
            <w:tcW w:w="4247" w:type="dxa"/>
            <w:tcBorders>
              <w:top w:val="single" w:sz="12" w:space="0" w:color="auto"/>
              <w:bottom w:val="single" w:sz="6" w:space="0" w:color="auto"/>
            </w:tcBorders>
            <w:vAlign w:val="center"/>
          </w:tcPr>
          <w:p w14:paraId="1711F847" w14:textId="14304773" w:rsidR="00B37DFD" w:rsidRPr="00EB3376" w:rsidRDefault="00D766B7" w:rsidP="005C7BF0">
            <w:pPr>
              <w:jc w:val="center"/>
              <w:rPr>
                <w:rFonts w:eastAsia="黑体" w:cs="Times New Roman"/>
                <w:b/>
                <w:bCs/>
                <w:sz w:val="18"/>
                <w:szCs w:val="18"/>
              </w:rPr>
            </w:pPr>
            <w:r w:rsidRPr="00EB3376">
              <w:rPr>
                <w:rFonts w:eastAsia="黑体" w:cs="Times New Roman"/>
                <w:b/>
                <w:bCs/>
                <w:sz w:val="18"/>
                <w:szCs w:val="18"/>
              </w:rPr>
              <w:t>类别</w:t>
            </w:r>
          </w:p>
        </w:tc>
        <w:tc>
          <w:tcPr>
            <w:tcW w:w="4247" w:type="dxa"/>
            <w:tcBorders>
              <w:top w:val="single" w:sz="12" w:space="0" w:color="auto"/>
              <w:bottom w:val="single" w:sz="6" w:space="0" w:color="auto"/>
            </w:tcBorders>
            <w:vAlign w:val="center"/>
          </w:tcPr>
          <w:p w14:paraId="276E6BAD" w14:textId="4B8F21DF" w:rsidR="00B37DFD" w:rsidRPr="00EB3376" w:rsidRDefault="00D766B7" w:rsidP="005C7BF0">
            <w:pPr>
              <w:jc w:val="center"/>
              <w:rPr>
                <w:rFonts w:eastAsia="黑体" w:cs="Times New Roman"/>
                <w:b/>
                <w:bCs/>
                <w:sz w:val="18"/>
                <w:szCs w:val="18"/>
              </w:rPr>
            </w:pPr>
            <w:r w:rsidRPr="00EB3376">
              <w:rPr>
                <w:rFonts w:eastAsia="黑体" w:cs="Times New Roman"/>
                <w:b/>
                <w:bCs/>
                <w:sz w:val="18"/>
                <w:szCs w:val="18"/>
              </w:rPr>
              <w:t>具体配置</w:t>
            </w:r>
          </w:p>
        </w:tc>
      </w:tr>
      <w:tr w:rsidR="00B37DFD" w14:paraId="05398752" w14:textId="77777777" w:rsidTr="005C7BF0">
        <w:tc>
          <w:tcPr>
            <w:tcW w:w="4247" w:type="dxa"/>
            <w:tcBorders>
              <w:top w:val="single" w:sz="6" w:space="0" w:color="auto"/>
            </w:tcBorders>
            <w:vAlign w:val="center"/>
          </w:tcPr>
          <w:p w14:paraId="03F7004D" w14:textId="62318C06" w:rsidR="00B37DFD" w:rsidRPr="00196726" w:rsidRDefault="00D766B7" w:rsidP="005C7BF0">
            <w:pPr>
              <w:jc w:val="center"/>
              <w:rPr>
                <w:rFonts w:cs="Times New Roman"/>
                <w:sz w:val="18"/>
                <w:szCs w:val="18"/>
              </w:rPr>
            </w:pPr>
            <w:r w:rsidRPr="00196726">
              <w:rPr>
                <w:rFonts w:cs="Times New Roman"/>
                <w:sz w:val="18"/>
                <w:szCs w:val="18"/>
              </w:rPr>
              <w:t>CPU</w:t>
            </w:r>
          </w:p>
        </w:tc>
        <w:tc>
          <w:tcPr>
            <w:tcW w:w="4247" w:type="dxa"/>
            <w:tcBorders>
              <w:top w:val="single" w:sz="6" w:space="0" w:color="auto"/>
            </w:tcBorders>
            <w:vAlign w:val="center"/>
          </w:tcPr>
          <w:p w14:paraId="35D34637" w14:textId="1B61D6E5" w:rsidR="00B37DFD" w:rsidRPr="00196726" w:rsidRDefault="00D766B7" w:rsidP="005C7BF0">
            <w:pPr>
              <w:jc w:val="center"/>
              <w:rPr>
                <w:rFonts w:cs="Times New Roman"/>
                <w:sz w:val="18"/>
                <w:szCs w:val="18"/>
              </w:rPr>
            </w:pPr>
            <w:r w:rsidRPr="00196726">
              <w:rPr>
                <w:rFonts w:cs="Times New Roman"/>
                <w:sz w:val="18"/>
                <w:szCs w:val="18"/>
              </w:rPr>
              <w:t xml:space="preserve">Intel(R) </w:t>
            </w:r>
            <w:proofErr w:type="gramStart"/>
            <w:r w:rsidRPr="00196726">
              <w:rPr>
                <w:rFonts w:cs="Times New Roman"/>
                <w:sz w:val="18"/>
                <w:szCs w:val="18"/>
              </w:rPr>
              <w:t>Core(</w:t>
            </w:r>
            <w:proofErr w:type="gramEnd"/>
            <w:r w:rsidRPr="00196726">
              <w:rPr>
                <w:rFonts w:cs="Times New Roman"/>
                <w:sz w:val="18"/>
                <w:szCs w:val="18"/>
              </w:rPr>
              <w:t>TM) i7-3770</w:t>
            </w:r>
          </w:p>
        </w:tc>
      </w:tr>
      <w:tr w:rsidR="00B37DFD" w14:paraId="46E52CC2" w14:textId="77777777" w:rsidTr="005C7BF0">
        <w:tc>
          <w:tcPr>
            <w:tcW w:w="4247" w:type="dxa"/>
            <w:vAlign w:val="center"/>
          </w:tcPr>
          <w:p w14:paraId="0B091861" w14:textId="02F39429" w:rsidR="00B37DFD" w:rsidRPr="00196726" w:rsidRDefault="00D766B7" w:rsidP="005C7BF0">
            <w:pPr>
              <w:jc w:val="center"/>
              <w:rPr>
                <w:rFonts w:cs="Times New Roman"/>
                <w:sz w:val="18"/>
                <w:szCs w:val="18"/>
              </w:rPr>
            </w:pPr>
            <w:r w:rsidRPr="00196726">
              <w:rPr>
                <w:rFonts w:cs="Times New Roman"/>
                <w:sz w:val="18"/>
                <w:szCs w:val="18"/>
              </w:rPr>
              <w:t>内存（</w:t>
            </w:r>
            <w:r w:rsidRPr="00196726">
              <w:rPr>
                <w:rFonts w:cs="Times New Roman"/>
                <w:sz w:val="18"/>
                <w:szCs w:val="18"/>
              </w:rPr>
              <w:t>RAM</w:t>
            </w:r>
            <w:r w:rsidRPr="00196726">
              <w:rPr>
                <w:rFonts w:cs="Times New Roman"/>
                <w:sz w:val="18"/>
                <w:szCs w:val="18"/>
              </w:rPr>
              <w:t>）</w:t>
            </w:r>
          </w:p>
        </w:tc>
        <w:tc>
          <w:tcPr>
            <w:tcW w:w="4247" w:type="dxa"/>
            <w:vAlign w:val="center"/>
          </w:tcPr>
          <w:p w14:paraId="76F8EE91" w14:textId="3748556F" w:rsidR="00B37DFD" w:rsidRPr="00196726" w:rsidRDefault="00D766B7" w:rsidP="005C7BF0">
            <w:pPr>
              <w:jc w:val="center"/>
              <w:rPr>
                <w:rFonts w:cs="Times New Roman"/>
                <w:sz w:val="18"/>
                <w:szCs w:val="18"/>
              </w:rPr>
            </w:pPr>
            <w:r w:rsidRPr="00196726">
              <w:rPr>
                <w:rFonts w:cs="Times New Roman"/>
                <w:sz w:val="18"/>
                <w:szCs w:val="18"/>
              </w:rPr>
              <w:t>16.0G</w:t>
            </w:r>
          </w:p>
        </w:tc>
      </w:tr>
      <w:tr w:rsidR="00D766B7" w14:paraId="58435ED0" w14:textId="77777777" w:rsidTr="005C7BF0">
        <w:tc>
          <w:tcPr>
            <w:tcW w:w="4247" w:type="dxa"/>
            <w:vAlign w:val="center"/>
          </w:tcPr>
          <w:p w14:paraId="5A1E9743" w14:textId="6963F855" w:rsidR="00D766B7" w:rsidRPr="00196726" w:rsidRDefault="00D766B7" w:rsidP="005C7BF0">
            <w:pPr>
              <w:jc w:val="center"/>
              <w:rPr>
                <w:rFonts w:cs="Times New Roman"/>
                <w:sz w:val="18"/>
                <w:szCs w:val="18"/>
              </w:rPr>
            </w:pPr>
            <w:r w:rsidRPr="00196726">
              <w:rPr>
                <w:rFonts w:cs="Times New Roman"/>
                <w:sz w:val="18"/>
                <w:szCs w:val="18"/>
              </w:rPr>
              <w:t>显卡</w:t>
            </w:r>
          </w:p>
        </w:tc>
        <w:tc>
          <w:tcPr>
            <w:tcW w:w="4247" w:type="dxa"/>
            <w:vAlign w:val="center"/>
          </w:tcPr>
          <w:p w14:paraId="629DBC08" w14:textId="70D387A6" w:rsidR="00D766B7" w:rsidRPr="00196726" w:rsidRDefault="00D766B7" w:rsidP="005C7BF0">
            <w:pPr>
              <w:jc w:val="center"/>
              <w:rPr>
                <w:rFonts w:cs="Times New Roman"/>
                <w:sz w:val="18"/>
                <w:szCs w:val="18"/>
              </w:rPr>
            </w:pPr>
            <w:r w:rsidRPr="00196726">
              <w:rPr>
                <w:rFonts w:cs="Times New Roman"/>
                <w:sz w:val="18"/>
                <w:szCs w:val="18"/>
              </w:rPr>
              <w:t xml:space="preserve">RTX 2080 </w:t>
            </w:r>
            <w:proofErr w:type="spellStart"/>
            <w:r w:rsidRPr="00196726">
              <w:rPr>
                <w:rFonts w:cs="Times New Roman"/>
                <w:sz w:val="18"/>
                <w:szCs w:val="18"/>
              </w:rPr>
              <w:t>Ti</w:t>
            </w:r>
            <w:proofErr w:type="spellEnd"/>
          </w:p>
        </w:tc>
      </w:tr>
      <w:tr w:rsidR="00B37DFD" w14:paraId="66E4BCD7" w14:textId="77777777" w:rsidTr="005C7BF0">
        <w:tc>
          <w:tcPr>
            <w:tcW w:w="4247" w:type="dxa"/>
            <w:vAlign w:val="center"/>
          </w:tcPr>
          <w:p w14:paraId="60F2E085" w14:textId="1625E0BE" w:rsidR="00B37DFD" w:rsidRPr="00196726" w:rsidRDefault="00D766B7" w:rsidP="005C7BF0">
            <w:pPr>
              <w:jc w:val="center"/>
              <w:rPr>
                <w:rFonts w:cs="Times New Roman"/>
                <w:sz w:val="18"/>
                <w:szCs w:val="18"/>
              </w:rPr>
            </w:pPr>
            <w:r w:rsidRPr="00196726">
              <w:rPr>
                <w:rFonts w:cs="Times New Roman"/>
                <w:sz w:val="18"/>
                <w:szCs w:val="18"/>
              </w:rPr>
              <w:t>操作系统</w:t>
            </w:r>
          </w:p>
        </w:tc>
        <w:tc>
          <w:tcPr>
            <w:tcW w:w="4247" w:type="dxa"/>
            <w:vAlign w:val="center"/>
          </w:tcPr>
          <w:p w14:paraId="609C4A8C" w14:textId="3816E50C" w:rsidR="00B37DFD" w:rsidRPr="00196726" w:rsidRDefault="00D766B7" w:rsidP="005C7BF0">
            <w:pPr>
              <w:jc w:val="center"/>
              <w:rPr>
                <w:rFonts w:cs="Times New Roman"/>
                <w:sz w:val="18"/>
                <w:szCs w:val="18"/>
              </w:rPr>
            </w:pPr>
            <w:r w:rsidRPr="00196726">
              <w:rPr>
                <w:rFonts w:cs="Times New Roman"/>
                <w:sz w:val="18"/>
                <w:szCs w:val="18"/>
              </w:rPr>
              <w:t>Ubuntu 14.04</w:t>
            </w:r>
          </w:p>
        </w:tc>
      </w:tr>
      <w:tr w:rsidR="00B37DFD" w14:paraId="0F5B55CD" w14:textId="77777777" w:rsidTr="005C7BF0">
        <w:tc>
          <w:tcPr>
            <w:tcW w:w="4247" w:type="dxa"/>
            <w:vAlign w:val="center"/>
          </w:tcPr>
          <w:p w14:paraId="702D7818" w14:textId="7EF2915B" w:rsidR="00B37DFD" w:rsidRPr="00196726" w:rsidRDefault="00D766B7" w:rsidP="005C7BF0">
            <w:pPr>
              <w:jc w:val="center"/>
              <w:rPr>
                <w:rFonts w:cs="Times New Roman"/>
                <w:sz w:val="18"/>
                <w:szCs w:val="18"/>
              </w:rPr>
            </w:pPr>
            <w:r w:rsidRPr="00196726">
              <w:rPr>
                <w:rFonts w:cs="Times New Roman"/>
                <w:sz w:val="18"/>
                <w:szCs w:val="18"/>
              </w:rPr>
              <w:t>编程语言</w:t>
            </w:r>
          </w:p>
        </w:tc>
        <w:tc>
          <w:tcPr>
            <w:tcW w:w="4247" w:type="dxa"/>
            <w:vAlign w:val="center"/>
          </w:tcPr>
          <w:p w14:paraId="1B651174" w14:textId="7275DAFF" w:rsidR="00B37DFD" w:rsidRPr="00196726" w:rsidRDefault="00D766B7" w:rsidP="005C7BF0">
            <w:pPr>
              <w:jc w:val="center"/>
              <w:rPr>
                <w:rFonts w:cs="Times New Roman"/>
                <w:sz w:val="18"/>
                <w:szCs w:val="18"/>
              </w:rPr>
            </w:pPr>
            <w:r w:rsidRPr="00196726">
              <w:rPr>
                <w:rFonts w:cs="Times New Roman"/>
                <w:sz w:val="18"/>
                <w:szCs w:val="18"/>
              </w:rPr>
              <w:t>Python 3.6</w:t>
            </w:r>
          </w:p>
        </w:tc>
      </w:tr>
      <w:tr w:rsidR="00B37DFD" w14:paraId="0B8B2C99" w14:textId="77777777" w:rsidTr="005C7BF0">
        <w:tc>
          <w:tcPr>
            <w:tcW w:w="4247" w:type="dxa"/>
            <w:vAlign w:val="center"/>
          </w:tcPr>
          <w:p w14:paraId="3DF757F7" w14:textId="1A4EBA61" w:rsidR="00B37DFD" w:rsidRPr="00196726" w:rsidRDefault="00D766B7" w:rsidP="005C7BF0">
            <w:pPr>
              <w:jc w:val="center"/>
              <w:rPr>
                <w:rFonts w:cs="Times New Roman"/>
                <w:sz w:val="18"/>
                <w:szCs w:val="18"/>
              </w:rPr>
            </w:pPr>
            <w:r w:rsidRPr="00196726">
              <w:rPr>
                <w:rFonts w:cs="Times New Roman"/>
                <w:sz w:val="18"/>
                <w:szCs w:val="18"/>
              </w:rPr>
              <w:t>编程框架</w:t>
            </w:r>
          </w:p>
        </w:tc>
        <w:tc>
          <w:tcPr>
            <w:tcW w:w="4247" w:type="dxa"/>
            <w:vAlign w:val="center"/>
          </w:tcPr>
          <w:p w14:paraId="54F664F0" w14:textId="40306934" w:rsidR="00B37DFD" w:rsidRPr="00196726" w:rsidRDefault="00D766B7" w:rsidP="005C7BF0">
            <w:pPr>
              <w:jc w:val="center"/>
              <w:rPr>
                <w:rFonts w:cs="Times New Roman"/>
                <w:sz w:val="18"/>
                <w:szCs w:val="18"/>
              </w:rPr>
            </w:pPr>
            <w:proofErr w:type="spellStart"/>
            <w:r w:rsidRPr="00196726">
              <w:rPr>
                <w:rFonts w:cs="Times New Roman"/>
                <w:sz w:val="18"/>
                <w:szCs w:val="18"/>
              </w:rPr>
              <w:t>Pytorch</w:t>
            </w:r>
            <w:proofErr w:type="spellEnd"/>
            <w:r w:rsidRPr="00196726">
              <w:rPr>
                <w:rFonts w:cs="Times New Roman"/>
                <w:sz w:val="18"/>
                <w:szCs w:val="18"/>
              </w:rPr>
              <w:t xml:space="preserve"> 1.4</w:t>
            </w:r>
          </w:p>
        </w:tc>
      </w:tr>
      <w:tr w:rsidR="00D766B7" w14:paraId="6582142F" w14:textId="77777777" w:rsidTr="005C7BF0">
        <w:tc>
          <w:tcPr>
            <w:tcW w:w="4247" w:type="dxa"/>
            <w:tcBorders>
              <w:bottom w:val="single" w:sz="12" w:space="0" w:color="auto"/>
            </w:tcBorders>
            <w:vAlign w:val="center"/>
          </w:tcPr>
          <w:p w14:paraId="47800255" w14:textId="1B0C4D8D" w:rsidR="00D766B7" w:rsidRPr="00196726" w:rsidRDefault="00D766B7" w:rsidP="005C7BF0">
            <w:pPr>
              <w:jc w:val="center"/>
              <w:rPr>
                <w:rFonts w:cs="Times New Roman"/>
                <w:sz w:val="18"/>
                <w:szCs w:val="18"/>
              </w:rPr>
            </w:pPr>
            <w:r w:rsidRPr="00196726">
              <w:rPr>
                <w:rFonts w:cs="Times New Roman"/>
                <w:sz w:val="18"/>
                <w:szCs w:val="18"/>
              </w:rPr>
              <w:t>CUDA</w:t>
            </w:r>
            <w:r w:rsidRPr="00196726">
              <w:rPr>
                <w:rFonts w:cs="Times New Roman"/>
                <w:sz w:val="18"/>
                <w:szCs w:val="18"/>
              </w:rPr>
              <w:t>版本</w:t>
            </w:r>
          </w:p>
        </w:tc>
        <w:tc>
          <w:tcPr>
            <w:tcW w:w="4247" w:type="dxa"/>
            <w:tcBorders>
              <w:bottom w:val="single" w:sz="12" w:space="0" w:color="auto"/>
            </w:tcBorders>
            <w:vAlign w:val="center"/>
          </w:tcPr>
          <w:p w14:paraId="14E66374" w14:textId="38A8A035" w:rsidR="00D766B7" w:rsidRPr="00196726" w:rsidRDefault="00D766B7" w:rsidP="005C7BF0">
            <w:pPr>
              <w:jc w:val="center"/>
              <w:rPr>
                <w:rFonts w:cs="Times New Roman"/>
                <w:sz w:val="18"/>
                <w:szCs w:val="18"/>
              </w:rPr>
            </w:pPr>
            <w:r w:rsidRPr="00196726">
              <w:rPr>
                <w:rFonts w:cs="Times New Roman"/>
                <w:sz w:val="18"/>
                <w:szCs w:val="18"/>
              </w:rPr>
              <w:t>10.2</w:t>
            </w:r>
          </w:p>
        </w:tc>
      </w:tr>
    </w:tbl>
    <w:p w14:paraId="52CDF12B" w14:textId="515D0DD7" w:rsidR="00B37DFD" w:rsidRDefault="004B40DD" w:rsidP="00D5022C">
      <w:pPr>
        <w:jc w:val="center"/>
        <w:rPr>
          <w:rFonts w:cs="Times New Roman"/>
          <w:sz w:val="18"/>
          <w:szCs w:val="18"/>
        </w:rPr>
      </w:pPr>
      <w:r w:rsidRPr="004B40DD">
        <w:rPr>
          <w:rFonts w:cs="Times New Roman"/>
          <w:noProof/>
          <w:sz w:val="18"/>
          <w:szCs w:val="18"/>
        </w:rPr>
        <w:drawing>
          <wp:inline distT="0" distB="0" distL="0" distR="0" wp14:anchorId="33F2B808" wp14:editId="2C373F9C">
            <wp:extent cx="5400040" cy="3063240"/>
            <wp:effectExtent l="0" t="0" r="0" b="381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3"/>
                    <a:stretch>
                      <a:fillRect/>
                    </a:stretch>
                  </pic:blipFill>
                  <pic:spPr>
                    <a:xfrm>
                      <a:off x="0" y="0"/>
                      <a:ext cx="5400040" cy="3063240"/>
                    </a:xfrm>
                    <a:prstGeom prst="rect">
                      <a:avLst/>
                    </a:prstGeom>
                  </pic:spPr>
                </pic:pic>
              </a:graphicData>
            </a:graphic>
          </wp:inline>
        </w:drawing>
      </w:r>
    </w:p>
    <w:p w14:paraId="79E8D6EE" w14:textId="4CA5B4AB" w:rsidR="004B40DD" w:rsidRPr="00B37DFD" w:rsidRDefault="004B40DD" w:rsidP="00364FEB">
      <w:pPr>
        <w:spacing w:afterLines="50" w:after="156"/>
        <w:jc w:val="left"/>
        <w:rPr>
          <w:rFonts w:cs="Times New Roman"/>
          <w:sz w:val="18"/>
          <w:szCs w:val="18"/>
        </w:rPr>
      </w:pPr>
      <w:r w:rsidRPr="00364FEB">
        <w:rPr>
          <w:rFonts w:cs="Times New Roman" w:hint="eastAsia"/>
          <w:b/>
          <w:bCs/>
          <w:sz w:val="18"/>
          <w:szCs w:val="18"/>
        </w:rPr>
        <w:t>图</w:t>
      </w:r>
      <w:r w:rsidRPr="00364FEB">
        <w:rPr>
          <w:rFonts w:cs="Times New Roman" w:hint="eastAsia"/>
          <w:b/>
          <w:bCs/>
          <w:sz w:val="18"/>
          <w:szCs w:val="18"/>
        </w:rPr>
        <w:t>1</w:t>
      </w:r>
      <w:r w:rsidRPr="00364FEB">
        <w:rPr>
          <w:rFonts w:cs="Times New Roman"/>
          <w:b/>
          <w:bCs/>
          <w:sz w:val="18"/>
          <w:szCs w:val="18"/>
        </w:rPr>
        <w:t>8</w:t>
      </w:r>
      <w:r>
        <w:rPr>
          <w:rFonts w:cs="Times New Roman"/>
          <w:sz w:val="18"/>
          <w:szCs w:val="18"/>
        </w:rPr>
        <w:t xml:space="preserve"> </w:t>
      </w:r>
      <w:r>
        <w:rPr>
          <w:rFonts w:cs="Times New Roman" w:hint="eastAsia"/>
          <w:sz w:val="18"/>
          <w:szCs w:val="18"/>
        </w:rPr>
        <w:t>数据集的部分展示</w:t>
      </w:r>
      <w:r w:rsidR="00364FEB">
        <w:rPr>
          <w:rFonts w:cs="Times New Roman" w:hint="eastAsia"/>
          <w:sz w:val="18"/>
          <w:szCs w:val="18"/>
        </w:rPr>
        <w:t>。</w:t>
      </w:r>
    </w:p>
    <w:p w14:paraId="54DBCB91" w14:textId="0AD42A9F" w:rsidR="007C2D86" w:rsidRDefault="00CC01AD" w:rsidP="007C2D86">
      <w:pPr>
        <w:pStyle w:val="2"/>
      </w:pPr>
      <w:bookmarkStart w:id="55" w:name="_Toc104039672"/>
      <w:r>
        <w:t>5</w:t>
      </w:r>
      <w:r w:rsidR="007C2D86">
        <w:t>.</w:t>
      </w:r>
      <w:r w:rsidR="00463294">
        <w:t>3</w:t>
      </w:r>
      <w:r w:rsidR="007C2D86">
        <w:t xml:space="preserve"> </w:t>
      </w:r>
      <w:r w:rsidR="007C2D86">
        <w:rPr>
          <w:rFonts w:hint="eastAsia"/>
        </w:rPr>
        <w:t>评价指标</w:t>
      </w:r>
      <w:bookmarkEnd w:id="55"/>
    </w:p>
    <w:p w14:paraId="7A8373C1" w14:textId="3920E656" w:rsidR="0073550D" w:rsidRDefault="00C7222A" w:rsidP="0073550D">
      <w:pPr>
        <w:ind w:firstLineChars="200" w:firstLine="420"/>
      </w:pPr>
      <w:r>
        <w:rPr>
          <w:rFonts w:hint="eastAsia"/>
        </w:rPr>
        <w:t>为了</w:t>
      </w:r>
      <w:r w:rsidR="00063201">
        <w:rPr>
          <w:rFonts w:hint="eastAsia"/>
        </w:rPr>
        <w:t>衡量模型的好坏</w:t>
      </w:r>
      <w:r>
        <w:rPr>
          <w:rFonts w:hint="eastAsia"/>
        </w:rPr>
        <w:t>，我们使用了如下指标</w:t>
      </w:r>
      <w:r w:rsidR="00063201">
        <w:rPr>
          <w:rFonts w:hint="eastAsia"/>
        </w:rPr>
        <w:t>，分别是</w:t>
      </w:r>
      <w:r w:rsidR="00063201">
        <w:rPr>
          <w:rFonts w:hint="eastAsia"/>
        </w:rPr>
        <w:t>Dice</w:t>
      </w:r>
      <w:r>
        <w:rPr>
          <w:rFonts w:hint="eastAsia"/>
        </w:rPr>
        <w:t>相似系数、</w:t>
      </w:r>
      <w:proofErr w:type="spellStart"/>
      <w:r>
        <w:rPr>
          <w:rFonts w:hint="eastAsia"/>
        </w:rPr>
        <w:t>Jacard</w:t>
      </w:r>
      <w:proofErr w:type="spellEnd"/>
      <w:r>
        <w:rPr>
          <w:rFonts w:hint="eastAsia"/>
        </w:rPr>
        <w:t>相似系数、</w:t>
      </w:r>
      <w:r>
        <w:rPr>
          <w:rFonts w:hint="eastAsia"/>
        </w:rPr>
        <w:t>VOE</w:t>
      </w:r>
      <w:r>
        <w:rPr>
          <w:rFonts w:hint="eastAsia"/>
        </w:rPr>
        <w:t>体积重叠误差、</w:t>
      </w:r>
      <w:r>
        <w:rPr>
          <w:rFonts w:hint="eastAsia"/>
        </w:rPr>
        <w:t>FNR</w:t>
      </w:r>
      <w:r>
        <w:rPr>
          <w:rFonts w:hint="eastAsia"/>
        </w:rPr>
        <w:t>、</w:t>
      </w:r>
      <w:r>
        <w:rPr>
          <w:rFonts w:hint="eastAsia"/>
        </w:rPr>
        <w:t>FPR</w:t>
      </w:r>
      <w:r>
        <w:rPr>
          <w:rFonts w:hint="eastAsia"/>
        </w:rPr>
        <w:t>、</w:t>
      </w:r>
      <w:r w:rsidR="0073550D">
        <w:rPr>
          <w:rFonts w:hint="eastAsia"/>
        </w:rPr>
        <w:t>ASSD</w:t>
      </w:r>
      <w:r w:rsidR="0073550D">
        <w:rPr>
          <w:rFonts w:hint="eastAsia"/>
        </w:rPr>
        <w:t>平均表面距离、</w:t>
      </w:r>
      <w:r w:rsidR="0073550D">
        <w:rPr>
          <w:rFonts w:hint="eastAsia"/>
        </w:rPr>
        <w:t>RMSD</w:t>
      </w:r>
      <w:r w:rsidR="0073550D">
        <w:rPr>
          <w:rFonts w:hint="eastAsia"/>
        </w:rPr>
        <w:t>平均均方根表面误差、</w:t>
      </w:r>
      <w:r w:rsidR="0073550D">
        <w:rPr>
          <w:rFonts w:hint="eastAsia"/>
        </w:rPr>
        <w:t>MSD</w:t>
      </w:r>
      <w:r w:rsidR="0073550D">
        <w:rPr>
          <w:rFonts w:hint="eastAsia"/>
        </w:rPr>
        <w:t>最大表面误差和时长。下面我将一一介绍这些指标的细节。</w:t>
      </w:r>
    </w:p>
    <w:p w14:paraId="3955CFCC" w14:textId="245B5A14" w:rsidR="0073550D" w:rsidRDefault="0073550D" w:rsidP="0073550D">
      <w:pPr>
        <w:pStyle w:val="aa"/>
        <w:numPr>
          <w:ilvl w:val="0"/>
          <w:numId w:val="19"/>
        </w:numPr>
        <w:ind w:firstLineChars="0"/>
      </w:pPr>
      <w:r>
        <w:rPr>
          <w:rFonts w:hint="eastAsia"/>
        </w:rPr>
        <w:t>Dice</w:t>
      </w:r>
      <w:r>
        <w:rPr>
          <w:rFonts w:hint="eastAsia"/>
        </w:rPr>
        <w:t>相似系数</w:t>
      </w:r>
    </w:p>
    <w:p w14:paraId="5F9B6F61" w14:textId="6A2AAABD" w:rsidR="00F61084" w:rsidRDefault="00B74621" w:rsidP="003619B3">
      <w:pPr>
        <w:ind w:firstLineChars="200" w:firstLine="420"/>
      </w:pPr>
      <w:r>
        <w:rPr>
          <w:rFonts w:hint="eastAsia"/>
        </w:rPr>
        <w:t>Dice</w:t>
      </w:r>
      <w:r>
        <w:rPr>
          <w:rFonts w:hint="eastAsia"/>
        </w:rPr>
        <w:t>相似系数是对集合相似度的进行度量的指标，值的范围是</w:t>
      </w:r>
      <m:oMath>
        <m:r>
          <w:rPr>
            <w:rFonts w:ascii="Cambria Math" w:hAnsi="Cambria Math"/>
          </w:rPr>
          <m:t>(0, 1)</m:t>
        </m:r>
      </m:oMath>
      <w:r>
        <w:rPr>
          <w:rFonts w:hint="eastAsia"/>
        </w:rPr>
        <w:t>，值越大说明分割结果越好。计算公式如下：</w:t>
      </w:r>
    </w:p>
    <w:p w14:paraId="643846C1" w14:textId="4118751C" w:rsidR="00B74621" w:rsidRPr="00291255" w:rsidRDefault="00000000" w:rsidP="00F61084">
      <m:oMathPara>
        <m:oMath>
          <m:eqArr>
            <m:eqArrPr>
              <m:maxDist m:val="1"/>
              <m:ctrlPr>
                <w:rPr>
                  <w:rFonts w:ascii="Cambria Math" w:hAnsi="Cambria Math"/>
                  <w:i/>
                </w:rPr>
              </m:ctrlPr>
            </m:eqArrPr>
            <m:e>
              <m:r>
                <w:rPr>
                  <w:rFonts w:ascii="Cambria Math" w:hAnsi="Cambria Math"/>
                </w:rPr>
                <m:t>Dice=</m:t>
              </m:r>
              <m:f>
                <m:fPr>
                  <m:ctrlPr>
                    <w:rPr>
                      <w:rFonts w:ascii="Cambria Math" w:hAnsi="Cambria Math"/>
                      <w:i/>
                    </w:rPr>
                  </m:ctrlPr>
                </m:fPr>
                <m:num>
                  <m:r>
                    <w:rPr>
                      <w:rFonts w:ascii="Cambria Math" w:hAnsi="Cambria Math"/>
                    </w:rPr>
                    <m:t>2*TP</m:t>
                  </m:r>
                </m:num>
                <m:den>
                  <m:r>
                    <w:rPr>
                      <w:rFonts w:ascii="Cambria Math" w:hAnsi="Cambria Math"/>
                    </w:rPr>
                    <m:t>FP+2*TP+FN</m:t>
                  </m:r>
                </m:den>
              </m:f>
              <m:r>
                <w:rPr>
                  <w:rFonts w:ascii="Cambria Math" w:hAnsi="Cambria Math"/>
                </w:rPr>
                <m:t>.#</m:t>
              </m:r>
              <m:d>
                <m:dPr>
                  <m:ctrlPr>
                    <w:rPr>
                      <w:rFonts w:ascii="Cambria Math" w:hAnsi="Cambria Math"/>
                      <w:i/>
                    </w:rPr>
                  </m:ctrlPr>
                </m:dPr>
                <m:e>
                  <m:r>
                    <w:rPr>
                      <w:rFonts w:ascii="Cambria Math" w:hAnsi="Cambria Math"/>
                    </w:rPr>
                    <m:t>5-1</m:t>
                  </m:r>
                </m:e>
              </m:d>
            </m:e>
          </m:eqArr>
        </m:oMath>
      </m:oMathPara>
    </w:p>
    <w:p w14:paraId="62518F68" w14:textId="77777777" w:rsidR="00291255" w:rsidRPr="00B74621" w:rsidRDefault="00291255" w:rsidP="00F61084"/>
    <w:p w14:paraId="076D91E1" w14:textId="38E72326" w:rsidR="00196726" w:rsidRDefault="00F61084" w:rsidP="0073550D">
      <w:pPr>
        <w:pStyle w:val="aa"/>
        <w:numPr>
          <w:ilvl w:val="0"/>
          <w:numId w:val="19"/>
        </w:numPr>
        <w:ind w:firstLineChars="0"/>
      </w:pPr>
      <w:proofErr w:type="spellStart"/>
      <w:r>
        <w:rPr>
          <w:rFonts w:hint="eastAsia"/>
        </w:rPr>
        <w:t>Jacard</w:t>
      </w:r>
      <w:proofErr w:type="spellEnd"/>
      <w:r>
        <w:rPr>
          <w:rFonts w:hint="eastAsia"/>
        </w:rPr>
        <w:t>相似系数</w:t>
      </w:r>
    </w:p>
    <w:p w14:paraId="6146B327" w14:textId="77777777" w:rsidR="006F0A73" w:rsidRDefault="006F0A73" w:rsidP="00DE3358">
      <w:pPr>
        <w:ind w:firstLineChars="200" w:firstLine="420"/>
      </w:pPr>
      <w:proofErr w:type="spellStart"/>
      <w:r w:rsidRPr="006F0A73">
        <w:rPr>
          <w:rFonts w:hint="eastAsia"/>
        </w:rPr>
        <w:lastRenderedPageBreak/>
        <w:t>Jacard</w:t>
      </w:r>
      <w:proofErr w:type="spellEnd"/>
      <w:r w:rsidRPr="006F0A73">
        <w:rPr>
          <w:rFonts w:hint="eastAsia"/>
        </w:rPr>
        <w:t>相似系数</w:t>
      </w:r>
      <w:r>
        <w:rPr>
          <w:rFonts w:hint="eastAsia"/>
        </w:rPr>
        <w:t>是衡量集合相似性的指标，值的范围是</w:t>
      </w:r>
      <m:oMath>
        <m:r>
          <w:rPr>
            <w:rFonts w:ascii="Cambria Math" w:hAnsi="Cambria Math"/>
          </w:rPr>
          <m:t>(0, 1)</m:t>
        </m:r>
      </m:oMath>
      <w:r>
        <w:rPr>
          <w:rFonts w:hint="eastAsia"/>
        </w:rPr>
        <w:t>，值越大说明分割结果越好。计算公式如下：</w:t>
      </w:r>
    </w:p>
    <w:p w14:paraId="163C474B" w14:textId="6DF7799F" w:rsidR="003C4FCF" w:rsidRPr="00291255" w:rsidRDefault="00000000" w:rsidP="003C4FCF">
      <m:oMathPara>
        <m:oMath>
          <m:eqArr>
            <m:eqArrPr>
              <m:maxDist m:val="1"/>
              <m:ctrlPr>
                <w:rPr>
                  <w:rFonts w:ascii="Cambria Math" w:hAnsi="Cambria Math"/>
                  <w:i/>
                </w:rPr>
              </m:ctrlPr>
            </m:eqArrPr>
            <m:e>
              <m:r>
                <w:rPr>
                  <w:rFonts w:ascii="Cambria Math" w:hAnsi="Cambria Math"/>
                </w:rPr>
                <m:t>Jacard=</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rPr>
                  </m:ctrlPr>
                </m:dPr>
                <m:e>
                  <m:r>
                    <w:rPr>
                      <w:rFonts w:ascii="Cambria Math" w:hAnsi="Cambria Math"/>
                    </w:rPr>
                    <m:t>5-2</m:t>
                  </m:r>
                </m:e>
              </m:d>
            </m:e>
          </m:eqArr>
        </m:oMath>
      </m:oMathPara>
    </w:p>
    <w:p w14:paraId="4A01B7BB" w14:textId="77777777" w:rsidR="00291255" w:rsidRDefault="00291255" w:rsidP="003C4FCF"/>
    <w:p w14:paraId="178E9946" w14:textId="5134CE63" w:rsidR="00F61084" w:rsidRDefault="00F61084" w:rsidP="0073550D">
      <w:pPr>
        <w:pStyle w:val="aa"/>
        <w:numPr>
          <w:ilvl w:val="0"/>
          <w:numId w:val="19"/>
        </w:numPr>
        <w:ind w:firstLineChars="0"/>
      </w:pPr>
      <w:r>
        <w:rPr>
          <w:rFonts w:hint="eastAsia"/>
        </w:rPr>
        <w:t>VOE</w:t>
      </w:r>
      <w:r>
        <w:rPr>
          <w:rFonts w:hint="eastAsia"/>
        </w:rPr>
        <w:t>体积重叠误差</w:t>
      </w:r>
    </w:p>
    <w:p w14:paraId="71DE91CA" w14:textId="666CDC07" w:rsidR="002B546D" w:rsidRDefault="00641570" w:rsidP="00DE3358">
      <w:pPr>
        <w:ind w:firstLineChars="200" w:firstLine="420"/>
      </w:pPr>
      <w:bookmarkStart w:id="56" w:name="_Hlk103937556"/>
      <w:r>
        <w:rPr>
          <w:rFonts w:hint="eastAsia"/>
        </w:rPr>
        <w:t>VOE</w:t>
      </w:r>
      <w:r>
        <w:rPr>
          <w:rFonts w:hint="eastAsia"/>
        </w:rPr>
        <w:t>体积重叠误差</w:t>
      </w:r>
      <w:r w:rsidR="00A27D32">
        <w:rPr>
          <w:rFonts w:hint="eastAsia"/>
        </w:rPr>
        <w:t>是衡量集合相似性的指标，计算公式如下：</w:t>
      </w:r>
    </w:p>
    <w:p w14:paraId="7941E99B" w14:textId="3EF25B39" w:rsidR="0047489E" w:rsidRPr="00291255" w:rsidRDefault="00000000" w:rsidP="002B546D">
      <m:oMathPara>
        <m:oMath>
          <m:eqArr>
            <m:eqArrPr>
              <m:maxDist m:val="1"/>
              <m:ctrlPr>
                <w:rPr>
                  <w:rFonts w:ascii="Cambria Math" w:hAnsi="Cambria Math"/>
                  <w:i/>
                </w:rPr>
              </m:ctrlPr>
            </m:eqArrPr>
            <m:e>
              <m:r>
                <w:rPr>
                  <w:rFonts w:ascii="Cambria Math" w:hAnsi="Cambria Math"/>
                </w:rPr>
                <m:t>VOE=1-</m:t>
              </m:r>
              <m:f>
                <m:fPr>
                  <m:ctrlPr>
                    <w:rPr>
                      <w:rFonts w:ascii="Cambria Math" w:hAnsi="Cambria Math"/>
                      <w:i/>
                    </w:rPr>
                  </m:ctrlPr>
                </m:fPr>
                <m:num>
                  <m:d>
                    <m:dPr>
                      <m:begChr m:val="|"/>
                      <m:endChr m:val="|"/>
                      <m:ctrlPr>
                        <w:rPr>
                          <w:rFonts w:ascii="Cambria Math" w:hAnsi="Cambria Math"/>
                          <w:i/>
                        </w:rPr>
                      </m:ctrlPr>
                    </m:dPr>
                    <m:e>
                      <m:r>
                        <w:rPr>
                          <w:rFonts w:ascii="Cambria Math" w:hAnsi="Cambria Math"/>
                        </w:rPr>
                        <m:t>A∩B</m:t>
                      </m:r>
                    </m:e>
                  </m:d>
                </m:num>
                <m:den>
                  <m:d>
                    <m:dPr>
                      <m:begChr m:val="|"/>
                      <m:endChr m:val="|"/>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72A26ED3" w14:textId="77777777" w:rsidR="00291255" w:rsidRDefault="00291255" w:rsidP="002B546D"/>
    <w:bookmarkEnd w:id="56"/>
    <w:p w14:paraId="272BC470" w14:textId="40CA369F" w:rsidR="00F61084" w:rsidRDefault="00F61084" w:rsidP="0073550D">
      <w:pPr>
        <w:pStyle w:val="aa"/>
        <w:numPr>
          <w:ilvl w:val="0"/>
          <w:numId w:val="19"/>
        </w:numPr>
        <w:ind w:firstLineChars="0"/>
      </w:pPr>
      <w:r>
        <w:rPr>
          <w:rFonts w:hint="eastAsia"/>
        </w:rPr>
        <w:t>FNR</w:t>
      </w:r>
    </w:p>
    <w:p w14:paraId="50F3A23B" w14:textId="6D30ED85" w:rsidR="000950BE" w:rsidRDefault="007F2618" w:rsidP="00DE3358">
      <w:pPr>
        <w:ind w:firstLineChars="200" w:firstLine="420"/>
      </w:pPr>
      <w:r>
        <w:t>FNR</w:t>
      </w:r>
      <w:r>
        <w:rPr>
          <w:rFonts w:hint="eastAsia"/>
        </w:rPr>
        <w:t>（</w:t>
      </w:r>
      <w:r w:rsidRPr="007F2618">
        <w:t>False Negative Rate</w:t>
      </w:r>
      <w:r>
        <w:rPr>
          <w:rFonts w:hint="eastAsia"/>
        </w:rPr>
        <w:t>）</w:t>
      </w:r>
      <w:r w:rsidR="000950BE">
        <w:rPr>
          <w:rFonts w:hint="eastAsia"/>
        </w:rPr>
        <w:t>，计算公式如下：</w:t>
      </w:r>
    </w:p>
    <w:p w14:paraId="289E3DAA" w14:textId="37A361A4" w:rsidR="000950BE" w:rsidRPr="00291255" w:rsidRDefault="00000000" w:rsidP="000950BE">
      <m:oMathPara>
        <m:oMath>
          <m:eqArr>
            <m:eqArrPr>
              <m:maxDist m:val="1"/>
              <m:ctrlPr>
                <w:rPr>
                  <w:rFonts w:ascii="Cambria Math" w:hAnsi="Cambria Math"/>
                  <w:i/>
                </w:rPr>
              </m:ctrlPr>
            </m:eqArrPr>
            <m:e>
              <m:r>
                <w:rPr>
                  <w:rFonts w:ascii="Cambria Math" w:hAnsi="Cambria Math"/>
                </w:rPr>
                <m:t>FNR=</m:t>
              </m:r>
              <m:f>
                <m:fPr>
                  <m:ctrlPr>
                    <w:rPr>
                      <w:rFonts w:ascii="Cambria Math" w:hAnsi="Cambria Math"/>
                      <w:i/>
                    </w:rPr>
                  </m:ctrlPr>
                </m:fPr>
                <m:num>
                  <m:r>
                    <w:rPr>
                      <w:rFonts w:ascii="Cambria Math" w:hAnsi="Cambria Math"/>
                    </w:rPr>
                    <m:t>FN</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11E596CA" w14:textId="77777777" w:rsidR="00291255" w:rsidRDefault="00291255" w:rsidP="000950BE"/>
    <w:p w14:paraId="5BE2891A" w14:textId="4DD6AF82" w:rsidR="00F61084" w:rsidRDefault="00F61084" w:rsidP="0073550D">
      <w:pPr>
        <w:pStyle w:val="aa"/>
        <w:numPr>
          <w:ilvl w:val="0"/>
          <w:numId w:val="19"/>
        </w:numPr>
        <w:ind w:firstLineChars="0"/>
      </w:pPr>
      <w:r>
        <w:rPr>
          <w:rFonts w:hint="eastAsia"/>
        </w:rPr>
        <w:t>FPR</w:t>
      </w:r>
    </w:p>
    <w:p w14:paraId="2A6CC7CB" w14:textId="1C24B9FE" w:rsidR="007F2618" w:rsidRDefault="007F2618" w:rsidP="00DE3358">
      <w:pPr>
        <w:ind w:firstLineChars="200" w:firstLine="420"/>
      </w:pPr>
      <w:r>
        <w:t>FPR</w:t>
      </w:r>
      <w:r>
        <w:rPr>
          <w:rFonts w:hint="eastAsia"/>
        </w:rPr>
        <w:t>（</w:t>
      </w:r>
      <w:r w:rsidRPr="007F2618">
        <w:t xml:space="preserve">False </w:t>
      </w:r>
      <w:r>
        <w:t>Positive</w:t>
      </w:r>
      <w:r w:rsidRPr="007F2618">
        <w:t xml:space="preserve"> Rate</w:t>
      </w:r>
      <w:r>
        <w:rPr>
          <w:rFonts w:hint="eastAsia"/>
        </w:rPr>
        <w:t>），计算公式如下：</w:t>
      </w:r>
    </w:p>
    <w:p w14:paraId="4017E837" w14:textId="7948FA65" w:rsidR="007F2618" w:rsidRPr="00291255" w:rsidRDefault="00000000" w:rsidP="007F2618">
      <m:oMathPara>
        <m:oMath>
          <m:eqArr>
            <m:eqArrPr>
              <m:maxDist m:val="1"/>
              <m:ctrlPr>
                <w:rPr>
                  <w:rFonts w:ascii="Cambria Math" w:hAnsi="Cambria Math"/>
                  <w:i/>
                </w:rPr>
              </m:ctrlPr>
            </m:eqArrPr>
            <m:e>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r>
                <w:rPr>
                  <w:rFonts w:ascii="Cambria Math" w:hAnsi="Cambria Math"/>
                </w:rPr>
                <m:t>.#</m:t>
              </m:r>
              <m:d>
                <m:dPr>
                  <m:ctrlPr>
                    <w:rPr>
                      <w:rFonts w:ascii="Cambria Math" w:hAnsi="Cambria Math"/>
                      <w:i/>
                    </w:rPr>
                  </m:ctrlPr>
                </m:dPr>
                <m:e>
                  <m:r>
                    <w:rPr>
                      <w:rFonts w:ascii="Cambria Math" w:hAnsi="Cambria Math"/>
                    </w:rPr>
                    <m:t>5-5</m:t>
                  </m:r>
                </m:e>
              </m:d>
            </m:e>
          </m:eqArr>
        </m:oMath>
      </m:oMathPara>
    </w:p>
    <w:p w14:paraId="7FBAECB9" w14:textId="77777777" w:rsidR="00291255" w:rsidRDefault="00291255" w:rsidP="007F2618"/>
    <w:p w14:paraId="53CA4466" w14:textId="5B33CE63" w:rsidR="00F61084" w:rsidRDefault="00F61084" w:rsidP="0073550D">
      <w:pPr>
        <w:pStyle w:val="aa"/>
        <w:numPr>
          <w:ilvl w:val="0"/>
          <w:numId w:val="19"/>
        </w:numPr>
        <w:ind w:firstLineChars="0"/>
      </w:pPr>
      <w:r>
        <w:rPr>
          <w:rFonts w:hint="eastAsia"/>
        </w:rPr>
        <w:t>ASSD</w:t>
      </w:r>
      <w:r>
        <w:rPr>
          <w:rFonts w:hint="eastAsia"/>
        </w:rPr>
        <w:t>平均表面距离</w:t>
      </w:r>
    </w:p>
    <w:p w14:paraId="6D819F5A" w14:textId="43310762" w:rsidR="007F2618" w:rsidRDefault="005F3143" w:rsidP="00DE3358">
      <w:pPr>
        <w:ind w:firstLineChars="200" w:firstLine="420"/>
      </w:pPr>
      <w:r>
        <w:rPr>
          <w:rFonts w:hint="eastAsia"/>
        </w:rPr>
        <w:t>ASSD</w:t>
      </w:r>
      <w:r>
        <w:rPr>
          <w:rFonts w:hint="eastAsia"/>
        </w:rPr>
        <w:t>平均表面距离（</w:t>
      </w:r>
      <w:r w:rsidRPr="005F3143">
        <w:t xml:space="preserve">Average </w:t>
      </w:r>
      <w:r>
        <w:rPr>
          <w:rFonts w:hint="eastAsia"/>
        </w:rPr>
        <w:t>S</w:t>
      </w:r>
      <w:r w:rsidRPr="005F3143">
        <w:t xml:space="preserve">ymmetric </w:t>
      </w:r>
      <w:r>
        <w:t>S</w:t>
      </w:r>
      <w:r w:rsidRPr="005F3143">
        <w:t xml:space="preserve">urface </w:t>
      </w:r>
      <w:r>
        <w:t>D</w:t>
      </w:r>
      <w:r w:rsidRPr="005F3143">
        <w:t>istance</w:t>
      </w:r>
      <w:r>
        <w:rPr>
          <w:rFonts w:hint="eastAsia"/>
        </w:rPr>
        <w:t>），</w:t>
      </w:r>
      <w:r w:rsidR="00623390">
        <w:rPr>
          <w:rFonts w:hint="eastAsia"/>
        </w:rPr>
        <w:t>计算公式如下：</w:t>
      </w:r>
    </w:p>
    <w:p w14:paraId="37A5A2B9" w14:textId="36E41291" w:rsidR="00623390" w:rsidRPr="00291255" w:rsidRDefault="00000000" w:rsidP="007F2618">
      <m:oMathPara>
        <m:oMath>
          <m:eqArr>
            <m:eqArrPr>
              <m:maxDist m:val="1"/>
              <m:ctrlPr>
                <w:rPr>
                  <w:rFonts w:ascii="Cambria Math" w:hAnsi="Cambria Math"/>
                  <w:i/>
                </w:rPr>
              </m:ctrlPr>
            </m:eqArrPr>
            <m:e>
              <m:r>
                <w:rPr>
                  <w:rFonts w:ascii="Cambria Math" w:hAnsi="Cambria Math"/>
                </w:rPr>
                <m:t>ASSD=</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x∈A</m:t>
                      </m:r>
                    </m:sub>
                    <m:sup/>
                    <m:e>
                      <m:sSub>
                        <m:sSubPr>
                          <m:ctrlPr>
                            <w:rPr>
                              <w:rFonts w:ascii="Cambria Math" w:hAnsi="Cambria Math"/>
                              <w:i/>
                            </w:rPr>
                          </m:ctrlPr>
                        </m:sSubPr>
                        <m:e>
                          <m:r>
                            <w:rPr>
                              <w:rFonts w:ascii="Cambria Math" w:hAnsi="Cambria Math"/>
                            </w:rPr>
                            <m:t>min</m:t>
                          </m:r>
                        </m:e>
                        <m:sub>
                          <m:r>
                            <w:rPr>
                              <w:rFonts w:ascii="Cambria Math" w:hAnsi="Cambria Math"/>
                            </w:rPr>
                            <m:t>y∈B</m:t>
                          </m:r>
                        </m:sub>
                      </m:sSub>
                      <m:r>
                        <w:rPr>
                          <w:rFonts w:ascii="Cambria Math" w:hAnsi="Cambria Math"/>
                        </w:rPr>
                        <m:t>d</m:t>
                      </m:r>
                      <m:d>
                        <m:dPr>
                          <m:ctrlPr>
                            <w:rPr>
                              <w:rFonts w:ascii="Cambria Math" w:hAnsi="Cambria Math"/>
                              <w:i/>
                            </w:rPr>
                          </m:ctrlPr>
                        </m:dPr>
                        <m:e>
                          <m:r>
                            <w:rPr>
                              <w:rFonts w:ascii="Cambria Math" w:hAnsi="Cambria Math"/>
                            </w:rPr>
                            <m:t>x,y</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y∈B</m:t>
                      </m:r>
                    </m:sub>
                    <m:sup/>
                    <m:e>
                      <m:sSub>
                        <m:sSubPr>
                          <m:ctrlPr>
                            <w:rPr>
                              <w:rFonts w:ascii="Cambria Math" w:hAnsi="Cambria Math"/>
                              <w:i/>
                            </w:rPr>
                          </m:ctrlPr>
                        </m:sSubPr>
                        <m:e>
                          <m:r>
                            <w:rPr>
                              <w:rFonts w:ascii="Cambria Math" w:hAnsi="Cambria Math"/>
                            </w:rPr>
                            <m:t>min</m:t>
                          </m:r>
                        </m:e>
                        <m:sub>
                          <m:r>
                            <w:rPr>
                              <w:rFonts w:ascii="Cambria Math" w:hAnsi="Cambria Math"/>
                            </w:rPr>
                            <m:t>x∈A</m:t>
                          </m:r>
                        </m:sub>
                      </m:sSub>
                      <m:r>
                        <w:rPr>
                          <w:rFonts w:ascii="Cambria Math" w:hAnsi="Cambria Math"/>
                        </w:rPr>
                        <m:t>d</m:t>
                      </m:r>
                      <m:d>
                        <m:dPr>
                          <m:ctrlPr>
                            <w:rPr>
                              <w:rFonts w:ascii="Cambria Math" w:hAnsi="Cambria Math"/>
                              <w:i/>
                            </w:rPr>
                          </m:ctrlPr>
                        </m:dPr>
                        <m:e>
                          <m:r>
                            <w:rPr>
                              <w:rFonts w:ascii="Cambria Math" w:hAnsi="Cambria Math"/>
                            </w:rPr>
                            <m:t>y,x</m:t>
                          </m:r>
                        </m:e>
                      </m:d>
                    </m:e>
                  </m:nary>
                </m:num>
                <m:den>
                  <m:r>
                    <w:rPr>
                      <w:rFonts w:ascii="Cambria Math" w:hAnsi="Cambria Math"/>
                    </w:rPr>
                    <m:t>len(A)+len(B)</m:t>
                  </m:r>
                </m:den>
              </m:f>
              <m:r>
                <w:rPr>
                  <w:rFonts w:ascii="Cambria Math" w:hAnsi="Cambria Math"/>
                </w:rPr>
                <m:t>.#</m:t>
              </m:r>
              <m:d>
                <m:dPr>
                  <m:ctrlPr>
                    <w:rPr>
                      <w:rFonts w:ascii="Cambria Math" w:hAnsi="Cambria Math"/>
                      <w:i/>
                    </w:rPr>
                  </m:ctrlPr>
                </m:dPr>
                <m:e>
                  <m:r>
                    <w:rPr>
                      <w:rFonts w:ascii="Cambria Math" w:hAnsi="Cambria Math"/>
                    </w:rPr>
                    <m:t>5-6</m:t>
                  </m:r>
                </m:e>
              </m:d>
            </m:e>
          </m:eqArr>
        </m:oMath>
      </m:oMathPara>
    </w:p>
    <w:p w14:paraId="66A91260" w14:textId="77777777" w:rsidR="00291255" w:rsidRDefault="00291255" w:rsidP="007F2618"/>
    <w:p w14:paraId="05F9A759" w14:textId="26FD66B7" w:rsidR="00F61084" w:rsidRDefault="00F61084" w:rsidP="0073550D">
      <w:pPr>
        <w:pStyle w:val="aa"/>
        <w:numPr>
          <w:ilvl w:val="0"/>
          <w:numId w:val="19"/>
        </w:numPr>
        <w:ind w:firstLineChars="0"/>
      </w:pPr>
      <w:r>
        <w:rPr>
          <w:rFonts w:hint="eastAsia"/>
        </w:rPr>
        <w:t>RMSD</w:t>
      </w:r>
      <w:r>
        <w:rPr>
          <w:rFonts w:hint="eastAsia"/>
        </w:rPr>
        <w:t>平均均方根表面误差</w:t>
      </w:r>
    </w:p>
    <w:p w14:paraId="625A33CD" w14:textId="0BF61688" w:rsidR="00776374" w:rsidRDefault="00C02135" w:rsidP="00DE3358">
      <w:pPr>
        <w:ind w:firstLineChars="200" w:firstLine="420"/>
      </w:pPr>
      <w:r>
        <w:rPr>
          <w:rFonts w:hint="eastAsia"/>
        </w:rPr>
        <w:t>RMSD</w:t>
      </w:r>
      <w:r>
        <w:rPr>
          <w:rFonts w:hint="eastAsia"/>
        </w:rPr>
        <w:t>平均均方根表面误差，计算公式如下：</w:t>
      </w:r>
    </w:p>
    <w:p w14:paraId="7ACB0B50" w14:textId="7F32D492" w:rsidR="00C02135" w:rsidRPr="00291255" w:rsidRDefault="00000000" w:rsidP="00776374">
      <m:oMathPara>
        <m:oMath>
          <m:eqArr>
            <m:eqArrPr>
              <m:maxDist m:val="1"/>
              <m:ctrlPr>
                <w:rPr>
                  <w:rFonts w:ascii="Cambria Math" w:hAnsi="Cambria Math"/>
                  <w:i/>
                </w:rPr>
              </m:ctrlPr>
            </m:eqArrPr>
            <m:e>
              <m:r>
                <w:rPr>
                  <w:rFonts w:ascii="Cambria Math" w:hAnsi="Cambria Math"/>
                </w:rPr>
                <m:t>RMSD=</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B</m:t>
                          </m:r>
                        </m:e>
                      </m:d>
                    </m:e>
                  </m:d>
                </m:den>
              </m:f>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aϵS</m:t>
                      </m:r>
                      <m:d>
                        <m:dPr>
                          <m:ctrlPr>
                            <w:rPr>
                              <w:rFonts w:ascii="Cambria Math" w:hAnsi="Cambria Math"/>
                              <w:i/>
                            </w:rPr>
                          </m:ctrlPr>
                        </m:dPr>
                        <m:e>
                          <m:r>
                            <w:rPr>
                              <w:rFonts w:ascii="Cambria Math" w:hAnsi="Cambria Math"/>
                            </w:rPr>
                            <m:t>A</m:t>
                          </m:r>
                        </m:e>
                      </m:d>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bϵS</m:t>
                              </m:r>
                              <m:d>
                                <m:dPr>
                                  <m:ctrlPr>
                                    <w:rPr>
                                      <w:rFonts w:ascii="Cambria Math" w:hAnsi="Cambria Math"/>
                                      <w:i/>
                                    </w:rPr>
                                  </m:ctrlPr>
                                </m:dPr>
                                <m:e>
                                  <m:r>
                                    <w:rPr>
                                      <w:rFonts w:ascii="Cambria Math" w:hAnsi="Cambria Math"/>
                                    </w:rPr>
                                    <m:t>B</m:t>
                                  </m:r>
                                </m:e>
                              </m:d>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a-b</m:t>
                                  </m:r>
                                </m:e>
                              </m:d>
                            </m:e>
                            <m:sup>
                              <m:r>
                                <w:rPr>
                                  <w:rFonts w:ascii="Cambria Math" w:hAnsi="Cambria Math"/>
                                </w:rPr>
                                <m:t>2</m:t>
                              </m:r>
                            </m:sup>
                          </m:sSup>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bϵS</m:t>
                      </m:r>
                      <m:d>
                        <m:dPr>
                          <m:ctrlPr>
                            <w:rPr>
                              <w:rFonts w:ascii="Cambria Math" w:hAnsi="Cambria Math"/>
                              <w:i/>
                            </w:rPr>
                          </m:ctrlPr>
                        </m:dPr>
                        <m:e>
                          <m:r>
                            <w:rPr>
                              <w:rFonts w:ascii="Cambria Math" w:hAnsi="Cambria Math"/>
                            </w:rPr>
                            <m:t>B</m:t>
                          </m:r>
                        </m:e>
                      </m:d>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aϵS</m:t>
                              </m:r>
                              <m:d>
                                <m:dPr>
                                  <m:ctrlPr>
                                    <w:rPr>
                                      <w:rFonts w:ascii="Cambria Math" w:hAnsi="Cambria Math"/>
                                      <w:i/>
                                    </w:rPr>
                                  </m:ctrlPr>
                                </m:dPr>
                                <m:e>
                                  <m:r>
                                    <w:rPr>
                                      <w:rFonts w:ascii="Cambria Math" w:hAnsi="Cambria Math"/>
                                    </w:rPr>
                                    <m:t>A</m:t>
                                  </m:r>
                                </m:e>
                              </m:d>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b-a</m:t>
                                  </m:r>
                                </m:e>
                              </m:d>
                            </m:e>
                            <m:sup>
                              <m:r>
                                <w:rPr>
                                  <w:rFonts w:ascii="Cambria Math" w:hAnsi="Cambria Math"/>
                                </w:rPr>
                                <m:t>2</m:t>
                              </m:r>
                            </m:sup>
                          </m:sSup>
                        </m:e>
                      </m:func>
                    </m:e>
                  </m:nary>
                </m:e>
              </m:rad>
              <m:r>
                <w:rPr>
                  <w:rFonts w:ascii="Cambria Math" w:hAnsi="Cambria Math"/>
                </w:rPr>
                <m:t>.#</m:t>
              </m:r>
              <m:d>
                <m:dPr>
                  <m:ctrlPr>
                    <w:rPr>
                      <w:rFonts w:ascii="Cambria Math" w:hAnsi="Cambria Math"/>
                      <w:i/>
                    </w:rPr>
                  </m:ctrlPr>
                </m:dPr>
                <m:e>
                  <m:r>
                    <w:rPr>
                      <w:rFonts w:ascii="Cambria Math" w:hAnsi="Cambria Math"/>
                    </w:rPr>
                    <m:t>5-7</m:t>
                  </m:r>
                </m:e>
              </m:d>
            </m:e>
          </m:eqArr>
        </m:oMath>
      </m:oMathPara>
    </w:p>
    <w:p w14:paraId="5C11F43A" w14:textId="77777777" w:rsidR="00291255" w:rsidRDefault="00291255" w:rsidP="00776374"/>
    <w:p w14:paraId="1A382BBB" w14:textId="58BBE659" w:rsidR="00F61084" w:rsidRDefault="00F61084" w:rsidP="0073550D">
      <w:pPr>
        <w:pStyle w:val="aa"/>
        <w:numPr>
          <w:ilvl w:val="0"/>
          <w:numId w:val="19"/>
        </w:numPr>
        <w:ind w:firstLineChars="0"/>
      </w:pPr>
      <w:r>
        <w:rPr>
          <w:rFonts w:hint="eastAsia"/>
        </w:rPr>
        <w:t>MSD</w:t>
      </w:r>
      <w:r>
        <w:rPr>
          <w:rFonts w:hint="eastAsia"/>
        </w:rPr>
        <w:t>最大表面误差</w:t>
      </w:r>
    </w:p>
    <w:p w14:paraId="60B7F744" w14:textId="77777777" w:rsidR="009B3A84" w:rsidRDefault="009B3A84" w:rsidP="009B3A84">
      <w:pPr>
        <w:ind w:firstLineChars="200" w:firstLine="420"/>
      </w:pPr>
      <w:r>
        <w:rPr>
          <w:rFonts w:hint="eastAsia"/>
        </w:rPr>
        <w:t>MSD</w:t>
      </w:r>
      <w:r>
        <w:rPr>
          <w:rFonts w:hint="eastAsia"/>
        </w:rPr>
        <w:t>最大表面误差，计算公式如下：</w:t>
      </w:r>
    </w:p>
    <w:p w14:paraId="0C95E89D" w14:textId="77777777" w:rsidR="009B3A84" w:rsidRPr="009B3A84" w:rsidRDefault="00000000" w:rsidP="009B3A84">
      <m:oMathPara>
        <m:oMath>
          <m:eqArr>
            <m:eqArrPr>
              <m:maxDist m:val="1"/>
              <m:ctrlPr>
                <w:rPr>
                  <w:rFonts w:ascii="Cambria Math" w:hAnsi="Cambria Math"/>
                  <w:i/>
                </w:rPr>
              </m:ctrlPr>
            </m:eqArrPr>
            <m:e>
              <m:r>
                <w:rPr>
                  <w:rFonts w:ascii="Cambria Math" w:hAnsi="Cambria Math"/>
                </w:rPr>
                <m:t>MSD=</m:t>
              </m:r>
              <m:r>
                <m:rPr>
                  <m:sty m:val="p"/>
                </m:rPr>
                <w:rPr>
                  <w:rFonts w:ascii="Cambria Math" w:hAnsi="Cambria Math"/>
                </w:rPr>
                <m:t>max⁡</m:t>
              </m:r>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aϵS</m:t>
                      </m:r>
                      <m:d>
                        <m:dPr>
                          <m:ctrlPr>
                            <w:rPr>
                              <w:rFonts w:ascii="Cambria Math" w:hAnsi="Cambria Math"/>
                              <w:i/>
                            </w:rPr>
                          </m:ctrlPr>
                        </m:dPr>
                        <m:e>
                          <m:r>
                            <w:rPr>
                              <w:rFonts w:ascii="Cambria Math" w:hAnsi="Cambria Math"/>
                            </w:rPr>
                            <m:t>A</m:t>
                          </m:r>
                        </m:e>
                      </m:d>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bϵS</m:t>
                          </m:r>
                          <m:d>
                            <m:dPr>
                              <m:ctrlPr>
                                <w:rPr>
                                  <w:rFonts w:ascii="Cambria Math" w:hAnsi="Cambria Math"/>
                                  <w:i/>
                                </w:rPr>
                              </m:ctrlPr>
                            </m:dPr>
                            <m:e>
                              <m:r>
                                <w:rPr>
                                  <w:rFonts w:ascii="Cambria Math" w:hAnsi="Cambria Math"/>
                                </w:rPr>
                                <m:t>B</m:t>
                              </m:r>
                            </m:e>
                          </m:d>
                        </m:lim>
                      </m:limLow>
                    </m:fName>
                    <m:e>
                      <m:d>
                        <m:dPr>
                          <m:begChr m:val="‖"/>
                          <m:endChr m:val="‖"/>
                          <m:ctrlPr>
                            <w:rPr>
                              <w:rFonts w:ascii="Cambria Math" w:hAnsi="Cambria Math"/>
                              <w:i/>
                            </w:rPr>
                          </m:ctrlPr>
                        </m:dPr>
                        <m:e>
                          <m:r>
                            <w:rPr>
                              <w:rFonts w:ascii="Cambria Math" w:hAnsi="Cambria Math"/>
                            </w:rPr>
                            <m:t>a-b</m:t>
                          </m:r>
                        </m:e>
                      </m:d>
                      <m:r>
                        <w:rPr>
                          <w:rFonts w:ascii="Cambria Math" w:hAnsi="Cambria Math"/>
                        </w:rPr>
                        <m:t xml:space="preserve"> </m:t>
                      </m:r>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bϵS(B)</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aϵS(A)</m:t>
                          </m:r>
                        </m:lim>
                      </m:limLow>
                    </m:fName>
                    <m:e>
                      <m:d>
                        <m:dPr>
                          <m:begChr m:val="‖"/>
                          <m:endChr m:val="‖"/>
                          <m:ctrlPr>
                            <w:rPr>
                              <w:rFonts w:ascii="Cambria Math" w:hAnsi="Cambria Math"/>
                              <w:i/>
                            </w:rPr>
                          </m:ctrlPr>
                        </m:dPr>
                        <m:e>
                          <m:r>
                            <w:rPr>
                              <w:rFonts w:ascii="Cambria Math" w:hAnsi="Cambria Math"/>
                            </w:rPr>
                            <m:t>b-a</m:t>
                          </m:r>
                        </m:e>
                      </m:d>
                      <m:r>
                        <w:rPr>
                          <w:rFonts w:ascii="Cambria Math" w:hAnsi="Cambria Math"/>
                        </w:rPr>
                        <m:t xml:space="preserve"> </m:t>
                      </m:r>
                    </m:e>
                  </m:func>
                </m:e>
              </m:func>
              <m:r>
                <w:rPr>
                  <w:rFonts w:ascii="Cambria Math" w:hAnsi="Cambria Math"/>
                </w:rPr>
                <m:t>}.#</m:t>
              </m:r>
              <m:d>
                <m:dPr>
                  <m:ctrlPr>
                    <w:rPr>
                      <w:rFonts w:ascii="Cambria Math" w:hAnsi="Cambria Math"/>
                      <w:i/>
                    </w:rPr>
                  </m:ctrlPr>
                </m:dPr>
                <m:e>
                  <m:r>
                    <w:rPr>
                      <w:rFonts w:ascii="Cambria Math" w:hAnsi="Cambria Math"/>
                    </w:rPr>
                    <m:t>5-8</m:t>
                  </m:r>
                </m:e>
              </m:d>
            </m:e>
          </m:eqArr>
        </m:oMath>
      </m:oMathPara>
    </w:p>
    <w:p w14:paraId="3B80DBB2" w14:textId="77777777" w:rsidR="009B3A84" w:rsidRDefault="009B3A84" w:rsidP="009B3A84"/>
    <w:p w14:paraId="1EBB71DD" w14:textId="01657579" w:rsidR="009B3A84" w:rsidRDefault="009B3A84" w:rsidP="0073550D">
      <w:pPr>
        <w:pStyle w:val="aa"/>
        <w:numPr>
          <w:ilvl w:val="0"/>
          <w:numId w:val="19"/>
        </w:numPr>
        <w:ind w:firstLineChars="0"/>
      </w:pPr>
      <w:r>
        <w:rPr>
          <w:rFonts w:hint="eastAsia"/>
        </w:rPr>
        <w:t>时长</w:t>
      </w:r>
    </w:p>
    <w:p w14:paraId="5CCC43D2" w14:textId="3C853D81" w:rsidR="009B3A84" w:rsidRDefault="009B3A84" w:rsidP="000F2FBF">
      <w:pPr>
        <w:ind w:firstLineChars="200" w:firstLine="420"/>
      </w:pPr>
      <w:r>
        <w:rPr>
          <w:rFonts w:hint="eastAsia"/>
        </w:rPr>
        <w:t>计算</w:t>
      </w:r>
      <w:r w:rsidR="00022922">
        <w:rPr>
          <w:rFonts w:hint="eastAsia"/>
        </w:rPr>
        <w:t>模型预测</w:t>
      </w:r>
      <w:r>
        <w:rPr>
          <w:rFonts w:hint="eastAsia"/>
        </w:rPr>
        <w:t>的时长来衡量模型</w:t>
      </w:r>
      <w:r w:rsidR="00022922">
        <w:rPr>
          <w:rFonts w:hint="eastAsia"/>
        </w:rPr>
        <w:t>预测的快慢。</w:t>
      </w:r>
    </w:p>
    <w:p w14:paraId="5E955933" w14:textId="77777777" w:rsidR="000F2FBF" w:rsidRPr="00063201" w:rsidRDefault="000F2FBF" w:rsidP="000F2FBF"/>
    <w:p w14:paraId="241DB0B0" w14:textId="5204448F" w:rsidR="00A370A8" w:rsidRDefault="00CC01AD" w:rsidP="00D90C2D">
      <w:pPr>
        <w:pStyle w:val="2"/>
      </w:pPr>
      <w:bookmarkStart w:id="57" w:name="_Toc104039673"/>
      <w:r>
        <w:lastRenderedPageBreak/>
        <w:t>5</w:t>
      </w:r>
      <w:r w:rsidR="00D90C2D">
        <w:t>.</w:t>
      </w:r>
      <w:r w:rsidR="00463294">
        <w:t>4</w:t>
      </w:r>
      <w:r w:rsidR="00D90C2D">
        <w:t xml:space="preserve"> </w:t>
      </w:r>
      <w:r w:rsidR="00A370A8">
        <w:rPr>
          <w:rFonts w:hint="eastAsia"/>
        </w:rPr>
        <w:t>训练过程</w:t>
      </w:r>
      <w:bookmarkEnd w:id="57"/>
    </w:p>
    <w:p w14:paraId="5E96659B" w14:textId="7C606327" w:rsidR="003B7209" w:rsidRDefault="001852BC" w:rsidP="00F92B4A">
      <w:pPr>
        <w:ind w:firstLineChars="200" w:firstLine="420"/>
      </w:pPr>
      <w:r>
        <w:rPr>
          <w:rFonts w:hint="eastAsia"/>
        </w:rPr>
        <w:t>我们在训练过程中的损失函数</w:t>
      </w:r>
      <w:r w:rsidR="00DC5973">
        <w:rPr>
          <w:rFonts w:hint="eastAsia"/>
        </w:rPr>
        <w:t>的收敛曲线如图</w:t>
      </w:r>
      <w:r w:rsidR="00DC5973">
        <w:rPr>
          <w:rFonts w:hint="eastAsia"/>
        </w:rPr>
        <w:t>1</w:t>
      </w:r>
      <w:r w:rsidR="00DC5973">
        <w:t>9</w:t>
      </w:r>
      <w:r w:rsidR="00DC5973">
        <w:rPr>
          <w:rFonts w:hint="eastAsia"/>
        </w:rPr>
        <w:t>所示。</w:t>
      </w:r>
      <w:r w:rsidR="00843164" w:rsidRPr="00843164">
        <w:rPr>
          <w:rFonts w:hint="eastAsia"/>
        </w:rPr>
        <w:t>图</w:t>
      </w:r>
      <w:r w:rsidR="00843164">
        <w:rPr>
          <w:rFonts w:hint="eastAsia"/>
        </w:rPr>
        <w:t>1</w:t>
      </w:r>
      <w:r w:rsidR="00843164">
        <w:t>9</w:t>
      </w:r>
      <w:r w:rsidR="00843164" w:rsidRPr="00843164">
        <w:rPr>
          <w:rFonts w:hint="eastAsia"/>
        </w:rPr>
        <w:t>(a)</w:t>
      </w:r>
      <w:r w:rsidR="00843164" w:rsidRPr="00843164">
        <w:rPr>
          <w:rFonts w:hint="eastAsia"/>
        </w:rPr>
        <w:t>是训练过程中损失函数的收敛曲线，图</w:t>
      </w:r>
      <w:r w:rsidR="00843164">
        <w:rPr>
          <w:rFonts w:hint="eastAsia"/>
        </w:rPr>
        <w:t>1</w:t>
      </w:r>
      <w:r w:rsidR="00843164">
        <w:t>9</w:t>
      </w:r>
      <w:r w:rsidR="00843164" w:rsidRPr="00843164">
        <w:rPr>
          <w:rFonts w:hint="eastAsia"/>
        </w:rPr>
        <w:t>(b)</w:t>
      </w:r>
      <w:r w:rsidR="00843164" w:rsidRPr="00843164">
        <w:rPr>
          <w:rFonts w:hint="eastAsia"/>
        </w:rPr>
        <w:t>是平均损失的收敛曲线</w:t>
      </w:r>
      <w:r w:rsidR="00843164">
        <w:rPr>
          <w:rFonts w:hint="eastAsia"/>
        </w:rPr>
        <w:t>，</w:t>
      </w:r>
      <w:r w:rsidR="00C903C1">
        <w:rPr>
          <w:rFonts w:hint="eastAsia"/>
        </w:rPr>
        <w:t>可以直观的看出收敛的速度很快</w:t>
      </w:r>
      <w:r w:rsidR="00F92B4A">
        <w:rPr>
          <w:rFonts w:hint="eastAsia"/>
        </w:rPr>
        <w:t>。</w:t>
      </w:r>
      <w:r w:rsidR="00CF0EB6">
        <w:rPr>
          <w:rFonts w:hint="eastAsia"/>
        </w:rPr>
        <w:t>模型具有不错的性能</w:t>
      </w:r>
      <w:r w:rsidR="00F92B4A">
        <w:rPr>
          <w:rFonts w:hint="eastAsia"/>
        </w:rPr>
        <w:t>和收敛速度</w:t>
      </w:r>
      <w:r w:rsidR="00CF0EB6">
        <w:rPr>
          <w:rFonts w:hint="eastAsia"/>
        </w:rPr>
        <w:t>。</w:t>
      </w:r>
    </w:p>
    <w:p w14:paraId="6BD87B38" w14:textId="3014C315" w:rsidR="00E6480E" w:rsidRDefault="00E6480E" w:rsidP="00E6480E">
      <w:pPr>
        <w:jc w:val="center"/>
        <w:rPr>
          <w:rFonts w:cs="Times New Roman"/>
          <w:sz w:val="18"/>
          <w:szCs w:val="18"/>
        </w:rPr>
      </w:pP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gridCol w:w="4403"/>
      </w:tblGrid>
      <w:tr w:rsidR="00364FEB" w14:paraId="5F352987" w14:textId="77777777" w:rsidTr="00E20851">
        <w:tc>
          <w:tcPr>
            <w:tcW w:w="2411" w:type="pct"/>
          </w:tcPr>
          <w:p w14:paraId="139BA227" w14:textId="77777777" w:rsidR="00364FEB" w:rsidRDefault="00364FEB" w:rsidP="00364FEB">
            <w:pPr>
              <w:jc w:val="center"/>
            </w:pPr>
            <w:r w:rsidRPr="00DC5973">
              <w:rPr>
                <w:noProof/>
              </w:rPr>
              <w:drawing>
                <wp:inline distT="0" distB="0" distL="0" distR="0" wp14:anchorId="5B1C7EF1" wp14:editId="6D3544A9">
                  <wp:extent cx="2167255" cy="2116472"/>
                  <wp:effectExtent l="0" t="0" r="4445" b="0"/>
                  <wp:docPr id="33" name="图片 8"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newplot (5)"/>
                          <pic:cNvPicPr>
                            <a:picLocks noChangeAspect="1"/>
                          </pic:cNvPicPr>
                        </pic:nvPicPr>
                        <pic:blipFill rotWithShape="1">
                          <a:blip r:embed="rId44"/>
                          <a:srcRect l="7373" t="4083" r="13998" b="10873"/>
                          <a:stretch/>
                        </pic:blipFill>
                        <pic:spPr bwMode="auto">
                          <a:xfrm>
                            <a:off x="0" y="0"/>
                            <a:ext cx="2227942" cy="2175737"/>
                          </a:xfrm>
                          <a:prstGeom prst="rect">
                            <a:avLst/>
                          </a:prstGeom>
                          <a:ln>
                            <a:noFill/>
                          </a:ln>
                          <a:extLst>
                            <a:ext uri="{53640926-AAD7-44D8-BBD7-CCE9431645EC}">
                              <a14:shadowObscured xmlns:a14="http://schemas.microsoft.com/office/drawing/2010/main"/>
                            </a:ext>
                          </a:extLst>
                        </pic:spPr>
                      </pic:pic>
                    </a:graphicData>
                  </a:graphic>
                </wp:inline>
              </w:drawing>
            </w:r>
          </w:p>
          <w:p w14:paraId="0D166A49" w14:textId="7801BF79" w:rsidR="00364FEB" w:rsidRDefault="00364FEB" w:rsidP="00E20851">
            <w:pPr>
              <w:jc w:val="center"/>
              <w:rPr>
                <w:rFonts w:cs="Times New Roman"/>
                <w:sz w:val="18"/>
                <w:szCs w:val="18"/>
              </w:rPr>
            </w:pPr>
            <w:r w:rsidRPr="00843164">
              <w:rPr>
                <w:rFonts w:cs="Times New Roman"/>
                <w:sz w:val="18"/>
                <w:szCs w:val="18"/>
              </w:rPr>
              <w:t>(a)</w:t>
            </w:r>
            <w:r w:rsidR="00E20851">
              <w:rPr>
                <w:rFonts w:cs="Times New Roman"/>
                <w:sz w:val="18"/>
                <w:szCs w:val="18"/>
              </w:rPr>
              <w:t xml:space="preserve"> </w:t>
            </w:r>
          </w:p>
        </w:tc>
        <w:tc>
          <w:tcPr>
            <w:tcW w:w="2589" w:type="pct"/>
          </w:tcPr>
          <w:p w14:paraId="36F1B53C" w14:textId="77777777" w:rsidR="00364FEB" w:rsidRDefault="00364FEB" w:rsidP="00364FEB">
            <w:pPr>
              <w:jc w:val="center"/>
            </w:pPr>
            <w:r w:rsidRPr="00DC5973">
              <w:rPr>
                <w:noProof/>
              </w:rPr>
              <w:drawing>
                <wp:inline distT="0" distB="0" distL="0" distR="0" wp14:anchorId="4D8103C3" wp14:editId="73B0712D">
                  <wp:extent cx="2057400" cy="1982855"/>
                  <wp:effectExtent l="0" t="0" r="0" b="0"/>
                  <wp:docPr id="34" name="图片 2" descr="newpl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newplot (6)"/>
                          <pic:cNvPicPr>
                            <a:picLocks noChangeAspect="1"/>
                          </pic:cNvPicPr>
                        </pic:nvPicPr>
                        <pic:blipFill rotWithShape="1">
                          <a:blip r:embed="rId45"/>
                          <a:srcRect l="8297" t="3282" r="9899" b="9411"/>
                          <a:stretch/>
                        </pic:blipFill>
                        <pic:spPr bwMode="auto">
                          <a:xfrm>
                            <a:off x="0" y="0"/>
                            <a:ext cx="2076283" cy="2001054"/>
                          </a:xfrm>
                          <a:prstGeom prst="rect">
                            <a:avLst/>
                          </a:prstGeom>
                          <a:ln>
                            <a:noFill/>
                          </a:ln>
                          <a:extLst>
                            <a:ext uri="{53640926-AAD7-44D8-BBD7-CCE9431645EC}">
                              <a14:shadowObscured xmlns:a14="http://schemas.microsoft.com/office/drawing/2010/main"/>
                            </a:ext>
                          </a:extLst>
                        </pic:spPr>
                      </pic:pic>
                    </a:graphicData>
                  </a:graphic>
                </wp:inline>
              </w:drawing>
            </w:r>
          </w:p>
          <w:p w14:paraId="2FF82F23" w14:textId="22014A99" w:rsidR="00364FEB" w:rsidRDefault="00364FEB" w:rsidP="00E20851">
            <w:pPr>
              <w:jc w:val="center"/>
              <w:rPr>
                <w:rFonts w:cs="Times New Roman"/>
                <w:sz w:val="18"/>
                <w:szCs w:val="18"/>
              </w:rPr>
            </w:pPr>
            <w:r w:rsidRPr="00843164">
              <w:rPr>
                <w:rFonts w:cs="Times New Roman" w:hint="eastAsia"/>
                <w:sz w:val="18"/>
                <w:szCs w:val="18"/>
              </w:rPr>
              <w:t>(</w:t>
            </w:r>
            <w:r w:rsidRPr="00843164">
              <w:rPr>
                <w:rFonts w:cs="Times New Roman"/>
                <w:sz w:val="18"/>
                <w:szCs w:val="18"/>
              </w:rPr>
              <w:t>b)</w:t>
            </w:r>
          </w:p>
        </w:tc>
      </w:tr>
    </w:tbl>
    <w:p w14:paraId="7798CBBB" w14:textId="0BB5E63B" w:rsidR="00E6480E" w:rsidRPr="00843164" w:rsidRDefault="00E6480E" w:rsidP="00E20851">
      <w:pPr>
        <w:spacing w:afterLines="50" w:after="156"/>
        <w:jc w:val="left"/>
        <w:rPr>
          <w:rFonts w:cs="Times New Roman"/>
          <w:sz w:val="18"/>
          <w:szCs w:val="18"/>
        </w:rPr>
      </w:pPr>
      <w:commentRangeStart w:id="58"/>
      <w:r w:rsidRPr="00E20851">
        <w:rPr>
          <w:rFonts w:cs="Times New Roman" w:hint="eastAsia"/>
          <w:b/>
          <w:bCs/>
          <w:sz w:val="18"/>
          <w:szCs w:val="18"/>
        </w:rPr>
        <w:t>图</w:t>
      </w:r>
      <w:r w:rsidRPr="00E20851">
        <w:rPr>
          <w:rFonts w:cs="Times New Roman" w:hint="eastAsia"/>
          <w:b/>
          <w:bCs/>
          <w:sz w:val="18"/>
          <w:szCs w:val="18"/>
        </w:rPr>
        <w:t>1</w:t>
      </w:r>
      <w:r w:rsidRPr="00E20851">
        <w:rPr>
          <w:rFonts w:cs="Times New Roman"/>
          <w:b/>
          <w:bCs/>
          <w:sz w:val="18"/>
          <w:szCs w:val="18"/>
        </w:rPr>
        <w:t>9</w:t>
      </w:r>
      <w:r w:rsidRPr="00843164">
        <w:rPr>
          <w:rFonts w:cs="Times New Roman"/>
          <w:sz w:val="18"/>
          <w:szCs w:val="18"/>
        </w:rPr>
        <w:t xml:space="preserve"> </w:t>
      </w:r>
      <w:r w:rsidR="003D3A76">
        <w:rPr>
          <w:rFonts w:cs="Times New Roman" w:hint="eastAsia"/>
          <w:sz w:val="18"/>
          <w:szCs w:val="18"/>
        </w:rPr>
        <w:t>训练</w:t>
      </w:r>
      <w:r w:rsidR="00843164" w:rsidRPr="00843164">
        <w:rPr>
          <w:rFonts w:cs="Times New Roman" w:hint="eastAsia"/>
          <w:sz w:val="18"/>
          <w:szCs w:val="18"/>
        </w:rPr>
        <w:t>过程展示。图</w:t>
      </w:r>
      <w:r w:rsidR="00843164" w:rsidRPr="00843164">
        <w:rPr>
          <w:rFonts w:cs="Times New Roman" w:hint="eastAsia"/>
          <w:sz w:val="18"/>
          <w:szCs w:val="18"/>
        </w:rPr>
        <w:t>(</w:t>
      </w:r>
      <w:r w:rsidR="00843164" w:rsidRPr="00843164">
        <w:rPr>
          <w:rFonts w:cs="Times New Roman"/>
          <w:sz w:val="18"/>
          <w:szCs w:val="18"/>
        </w:rPr>
        <w:t>a)</w:t>
      </w:r>
      <w:r w:rsidR="00843164" w:rsidRPr="00843164">
        <w:rPr>
          <w:rFonts w:cs="Times New Roman" w:hint="eastAsia"/>
          <w:sz w:val="18"/>
          <w:szCs w:val="18"/>
        </w:rPr>
        <w:t>是训练过程中损失函数的收敛曲线，图</w:t>
      </w:r>
      <w:r w:rsidR="00843164" w:rsidRPr="00843164">
        <w:rPr>
          <w:rFonts w:cs="Times New Roman" w:hint="eastAsia"/>
          <w:sz w:val="18"/>
          <w:szCs w:val="18"/>
        </w:rPr>
        <w:t>(</w:t>
      </w:r>
      <w:r w:rsidR="00843164" w:rsidRPr="00843164">
        <w:rPr>
          <w:rFonts w:cs="Times New Roman"/>
          <w:sz w:val="18"/>
          <w:szCs w:val="18"/>
        </w:rPr>
        <w:t>b)</w:t>
      </w:r>
      <w:r w:rsidR="00843164" w:rsidRPr="00843164">
        <w:rPr>
          <w:rFonts w:cs="Times New Roman" w:hint="eastAsia"/>
          <w:sz w:val="18"/>
          <w:szCs w:val="18"/>
        </w:rPr>
        <w:t>是平均损失的收敛曲线</w:t>
      </w:r>
      <w:commentRangeEnd w:id="58"/>
      <w:r w:rsidR="00454BCB">
        <w:rPr>
          <w:rStyle w:val="af8"/>
        </w:rPr>
        <w:commentReference w:id="58"/>
      </w:r>
      <w:r w:rsidR="00E20851">
        <w:rPr>
          <w:rFonts w:cs="Times New Roman" w:hint="eastAsia"/>
          <w:sz w:val="18"/>
          <w:szCs w:val="18"/>
        </w:rPr>
        <w:t>。</w:t>
      </w:r>
    </w:p>
    <w:p w14:paraId="278E63B7" w14:textId="51FE09C0" w:rsidR="00D90C2D" w:rsidRDefault="00A370A8" w:rsidP="00A370A8">
      <w:pPr>
        <w:pStyle w:val="2"/>
      </w:pPr>
      <w:bookmarkStart w:id="59" w:name="_Toc104039674"/>
      <w:r>
        <w:rPr>
          <w:rFonts w:hint="eastAsia"/>
        </w:rPr>
        <w:t>5</w:t>
      </w:r>
      <w:r>
        <w:t xml:space="preserve">.5 </w:t>
      </w:r>
      <w:r w:rsidR="00D90C2D">
        <w:rPr>
          <w:rFonts w:hint="eastAsia"/>
        </w:rPr>
        <w:t>实验结果</w:t>
      </w:r>
      <w:r w:rsidR="007C2D86">
        <w:rPr>
          <w:rFonts w:hint="eastAsia"/>
        </w:rPr>
        <w:t>及分析</w:t>
      </w:r>
      <w:bookmarkEnd w:id="59"/>
    </w:p>
    <w:p w14:paraId="50F5E7B8" w14:textId="7436D6A3" w:rsidR="006A4822" w:rsidRDefault="00FA26EC" w:rsidP="0051660F">
      <w:pPr>
        <w:ind w:firstLineChars="200" w:firstLine="420"/>
      </w:pPr>
      <w:r>
        <w:rPr>
          <w:rFonts w:hint="eastAsia"/>
        </w:rPr>
        <w:t>我们将训练的模型</w:t>
      </w:r>
      <w:r w:rsidR="002349F1">
        <w:rPr>
          <w:rFonts w:hint="eastAsia"/>
        </w:rPr>
        <w:t>在</w:t>
      </w:r>
      <w:r w:rsidR="002349F1">
        <w:rPr>
          <w:rFonts w:hint="eastAsia"/>
        </w:rPr>
        <w:t>2</w:t>
      </w:r>
      <w:r w:rsidR="002349F1">
        <w:t>2</w:t>
      </w:r>
      <w:r w:rsidR="002349F1">
        <w:rPr>
          <w:rFonts w:hint="eastAsia"/>
        </w:rPr>
        <w:t>个测试样本上</w:t>
      </w:r>
      <w:r>
        <w:rPr>
          <w:rFonts w:hint="eastAsia"/>
        </w:rPr>
        <w:t>测试，</w:t>
      </w:r>
      <w:r w:rsidR="002349F1">
        <w:rPr>
          <w:rFonts w:hint="eastAsia"/>
        </w:rPr>
        <w:t>得到了实验的结果，具体指标得分如表</w:t>
      </w:r>
      <w:r w:rsidR="002349F1">
        <w:rPr>
          <w:rFonts w:hint="eastAsia"/>
        </w:rPr>
        <w:t>4</w:t>
      </w:r>
      <w:r>
        <w:rPr>
          <w:rFonts w:hint="eastAsia"/>
        </w:rPr>
        <w:t>和</w:t>
      </w:r>
      <w:r w:rsidR="00275887">
        <w:rPr>
          <w:rFonts w:hint="eastAsia"/>
        </w:rPr>
        <w:t>表</w:t>
      </w:r>
      <w:r w:rsidR="00275887">
        <w:rPr>
          <w:rFonts w:hint="eastAsia"/>
        </w:rPr>
        <w:t>5</w:t>
      </w:r>
      <w:r w:rsidR="002349F1">
        <w:rPr>
          <w:rFonts w:hint="eastAsia"/>
        </w:rPr>
        <w:t>所示。在图</w:t>
      </w:r>
      <w:r w:rsidR="002349F1">
        <w:rPr>
          <w:rFonts w:hint="eastAsia"/>
        </w:rPr>
        <w:t>2</w:t>
      </w:r>
      <w:r w:rsidR="002349F1">
        <w:t>0</w:t>
      </w:r>
      <w:r w:rsidR="002349F1">
        <w:rPr>
          <w:rFonts w:hint="eastAsia"/>
        </w:rPr>
        <w:t>中展示了模型分割的结果。</w:t>
      </w:r>
    </w:p>
    <w:p w14:paraId="74717F7D" w14:textId="103E7F59" w:rsidR="006A4822" w:rsidRDefault="0051660F" w:rsidP="00826B0D">
      <w:pPr>
        <w:ind w:firstLineChars="200" w:firstLine="420"/>
      </w:pPr>
      <w:r>
        <w:rPr>
          <w:rFonts w:hint="eastAsia"/>
        </w:rPr>
        <w:t>从图</w:t>
      </w:r>
      <w:r>
        <w:rPr>
          <w:rFonts w:hint="eastAsia"/>
        </w:rPr>
        <w:t>2</w:t>
      </w:r>
      <w:r>
        <w:t>0</w:t>
      </w:r>
      <w:r>
        <w:rPr>
          <w:rFonts w:hint="eastAsia"/>
        </w:rPr>
        <w:t>中我们可以看到，对比分割的掩码，本文的使用的模型可以对肝脏区域的边界进行精确的分割。从评价指标的角度看，我们得到的</w:t>
      </w:r>
      <w:r w:rsidRPr="0051660F">
        <w:rPr>
          <w:rFonts w:hint="eastAsia"/>
        </w:rPr>
        <w:t>平均</w:t>
      </w:r>
      <w:r w:rsidRPr="0051660F">
        <w:rPr>
          <w:rFonts w:hint="eastAsia"/>
        </w:rPr>
        <w:t>Dice</w:t>
      </w:r>
      <w:r w:rsidRPr="0051660F">
        <w:rPr>
          <w:rFonts w:hint="eastAsia"/>
        </w:rPr>
        <w:t>为</w:t>
      </w:r>
      <w:r w:rsidRPr="0051660F">
        <w:rPr>
          <w:rFonts w:hint="eastAsia"/>
        </w:rPr>
        <w:t>0.94</w:t>
      </w:r>
      <w:r w:rsidRPr="0051660F">
        <w:rPr>
          <w:rFonts w:hint="eastAsia"/>
        </w:rPr>
        <w:t>，最好</w:t>
      </w:r>
      <w:r w:rsidRPr="0051660F">
        <w:rPr>
          <w:rFonts w:hint="eastAsia"/>
        </w:rPr>
        <w:t>Dice</w:t>
      </w:r>
      <w:r w:rsidRPr="0051660F">
        <w:rPr>
          <w:rFonts w:hint="eastAsia"/>
        </w:rPr>
        <w:t>为</w:t>
      </w:r>
      <w:r w:rsidRPr="0051660F">
        <w:rPr>
          <w:rFonts w:hint="eastAsia"/>
        </w:rPr>
        <w:t>0.97</w:t>
      </w:r>
      <w:r>
        <w:rPr>
          <w:rFonts w:hint="eastAsia"/>
        </w:rPr>
        <w:t>，对肝脏进行了很好的分割。实验表明，使用本文提出的方法，能够对肝脏区域</w:t>
      </w:r>
      <w:r w:rsidR="00194CB6">
        <w:rPr>
          <w:rFonts w:hint="eastAsia"/>
        </w:rPr>
        <w:t>边界</w:t>
      </w:r>
      <w:r>
        <w:rPr>
          <w:rFonts w:hint="eastAsia"/>
        </w:rPr>
        <w:t>进行更好的分割</w:t>
      </w:r>
      <w:r w:rsidR="00194CB6">
        <w:rPr>
          <w:rFonts w:hint="eastAsia"/>
        </w:rPr>
        <w:t>，具有一定的研究价值。</w:t>
      </w:r>
    </w:p>
    <w:p w14:paraId="7D044C04" w14:textId="10490631" w:rsidR="00573A37" w:rsidRPr="004D4F22" w:rsidRDefault="004D4F22" w:rsidP="004D4F22">
      <w:pPr>
        <w:jc w:val="center"/>
        <w:rPr>
          <w:rFonts w:cs="Times New Roman"/>
          <w:sz w:val="18"/>
          <w:szCs w:val="18"/>
        </w:rPr>
      </w:pPr>
      <w:r w:rsidRPr="004D4F22">
        <w:rPr>
          <w:rFonts w:cs="Times New Roman" w:hint="eastAsia"/>
          <w:sz w:val="18"/>
          <w:szCs w:val="18"/>
        </w:rPr>
        <w:t>表</w:t>
      </w:r>
      <w:r w:rsidR="006A4822">
        <w:rPr>
          <w:rFonts w:cs="Times New Roman"/>
          <w:sz w:val="18"/>
          <w:szCs w:val="18"/>
        </w:rPr>
        <w:t>4</w:t>
      </w:r>
      <w:r w:rsidRPr="004D4F22">
        <w:rPr>
          <w:rFonts w:cs="Times New Roman"/>
          <w:sz w:val="18"/>
          <w:szCs w:val="18"/>
        </w:rPr>
        <w:t xml:space="preserve"> </w:t>
      </w:r>
      <w:r w:rsidRPr="004D4F22">
        <w:rPr>
          <w:rFonts w:cs="Times New Roman" w:hint="eastAsia"/>
          <w:sz w:val="18"/>
          <w:szCs w:val="18"/>
        </w:rPr>
        <w:t>在</w:t>
      </w:r>
      <w:r w:rsidRPr="004D4F22">
        <w:rPr>
          <w:rFonts w:cs="Times New Roman" w:hint="eastAsia"/>
          <w:sz w:val="18"/>
          <w:szCs w:val="18"/>
        </w:rPr>
        <w:t>2</w:t>
      </w:r>
      <w:r w:rsidRPr="004D4F22">
        <w:rPr>
          <w:rFonts w:cs="Times New Roman"/>
          <w:sz w:val="18"/>
          <w:szCs w:val="18"/>
        </w:rPr>
        <w:t>2</w:t>
      </w:r>
      <w:r w:rsidRPr="004D4F22">
        <w:rPr>
          <w:rFonts w:cs="Times New Roman" w:hint="eastAsia"/>
          <w:sz w:val="18"/>
          <w:szCs w:val="18"/>
        </w:rPr>
        <w:t>个样本上所得的指标得分</w:t>
      </w:r>
      <w:r>
        <w:rPr>
          <w:rFonts w:cs="Times New Roman" w:hint="eastAsia"/>
          <w:sz w:val="18"/>
          <w:szCs w:val="18"/>
        </w:rPr>
        <w:t>。</w:t>
      </w:r>
      <w:r w:rsidR="005471F1">
        <w:rPr>
          <w:rFonts w:cs="Times New Roman" w:hint="eastAsia"/>
          <w:sz w:val="18"/>
          <w:szCs w:val="18"/>
        </w:rPr>
        <w:t>对</w:t>
      </w:r>
      <w:r w:rsidR="0045785F">
        <w:rPr>
          <w:rFonts w:cs="Times New Roman" w:hint="eastAsia"/>
          <w:sz w:val="18"/>
          <w:szCs w:val="18"/>
        </w:rPr>
        <w:t>其中</w:t>
      </w:r>
      <w:r>
        <w:rPr>
          <w:rFonts w:cs="Times New Roman" w:hint="eastAsia"/>
          <w:sz w:val="18"/>
          <w:szCs w:val="18"/>
        </w:rPr>
        <w:t>最</w:t>
      </w:r>
      <w:r w:rsidR="0051660F">
        <w:rPr>
          <w:rFonts w:cs="Times New Roman" w:hint="eastAsia"/>
          <w:sz w:val="18"/>
          <w:szCs w:val="18"/>
        </w:rPr>
        <w:t>大</w:t>
      </w:r>
      <w:r>
        <w:rPr>
          <w:rFonts w:cs="Times New Roman" w:hint="eastAsia"/>
          <w:sz w:val="18"/>
          <w:szCs w:val="18"/>
        </w:rPr>
        <w:t>的</w:t>
      </w:r>
      <w:r>
        <w:rPr>
          <w:rFonts w:cs="Times New Roman" w:hint="eastAsia"/>
          <w:sz w:val="18"/>
          <w:szCs w:val="18"/>
        </w:rPr>
        <w:t>Dice</w:t>
      </w:r>
      <w:r>
        <w:rPr>
          <w:rFonts w:cs="Times New Roman" w:hint="eastAsia"/>
          <w:sz w:val="18"/>
          <w:szCs w:val="18"/>
        </w:rPr>
        <w:t>进行了加粗</w:t>
      </w:r>
    </w:p>
    <w:tbl>
      <w:tblPr>
        <w:tblW w:w="5000" w:type="pct"/>
        <w:tblCellMar>
          <w:left w:w="0" w:type="dxa"/>
          <w:right w:w="0" w:type="dxa"/>
        </w:tblCellMar>
        <w:tblLook w:val="0420" w:firstRow="1" w:lastRow="0" w:firstColumn="0" w:lastColumn="0" w:noHBand="0" w:noVBand="1"/>
      </w:tblPr>
      <w:tblGrid>
        <w:gridCol w:w="1430"/>
        <w:gridCol w:w="718"/>
        <w:gridCol w:w="718"/>
        <w:gridCol w:w="718"/>
        <w:gridCol w:w="718"/>
        <w:gridCol w:w="718"/>
        <w:gridCol w:w="840"/>
        <w:gridCol w:w="840"/>
        <w:gridCol w:w="964"/>
        <w:gridCol w:w="840"/>
      </w:tblGrid>
      <w:tr w:rsidR="00EB3376" w:rsidRPr="008A66D9" w14:paraId="0D6A0970" w14:textId="77777777" w:rsidTr="008B2E9E">
        <w:trPr>
          <w:trHeight w:val="320"/>
        </w:trPr>
        <w:tc>
          <w:tcPr>
            <w:tcW w:w="841" w:type="pct"/>
            <w:tcBorders>
              <w:top w:val="single" w:sz="12" w:space="0" w:color="auto"/>
              <w:left w:val="nil"/>
              <w:bottom w:val="single" w:sz="6" w:space="0" w:color="auto"/>
              <w:right w:val="single" w:sz="6" w:space="0" w:color="auto"/>
            </w:tcBorders>
            <w:shd w:val="clear" w:color="auto" w:fill="auto"/>
            <w:tcMar>
              <w:top w:w="15" w:type="dxa"/>
              <w:left w:w="15" w:type="dxa"/>
              <w:bottom w:w="0" w:type="dxa"/>
              <w:right w:w="15" w:type="dxa"/>
            </w:tcMar>
            <w:vAlign w:val="center"/>
            <w:hideMark/>
          </w:tcPr>
          <w:p w14:paraId="598CFAC0" w14:textId="78A61B7C" w:rsidR="00573A37" w:rsidRPr="008A66D9" w:rsidRDefault="00D5022C" w:rsidP="00D5022C">
            <w:pPr>
              <w:widowControl/>
              <w:spacing w:line="240" w:lineRule="auto"/>
              <w:jc w:val="center"/>
              <w:rPr>
                <w:rFonts w:eastAsia="Times New Roman" w:cs="Times New Roman"/>
                <w:kern w:val="0"/>
                <w:sz w:val="18"/>
                <w:szCs w:val="18"/>
              </w:rPr>
            </w:pPr>
            <w:r w:rsidRPr="008A66D9">
              <w:rPr>
                <w:rFonts w:cs="Times New Roman"/>
                <w:kern w:val="0"/>
                <w:sz w:val="18"/>
                <w:szCs w:val="18"/>
              </w:rPr>
              <w:t>样本</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107C844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Dice</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13EA3F54" w14:textId="77777777" w:rsidR="00573A37" w:rsidRPr="008A66D9" w:rsidRDefault="00573A37" w:rsidP="00D5022C">
            <w:pPr>
              <w:widowControl/>
              <w:spacing w:line="240" w:lineRule="auto"/>
              <w:jc w:val="center"/>
              <w:rPr>
                <w:rFonts w:cs="Times New Roman"/>
                <w:kern w:val="0"/>
                <w:sz w:val="18"/>
                <w:szCs w:val="18"/>
              </w:rPr>
            </w:pPr>
            <w:proofErr w:type="spellStart"/>
            <w:r w:rsidRPr="008A66D9">
              <w:rPr>
                <w:rFonts w:cs="Times New Roman"/>
                <w:color w:val="000000"/>
                <w:kern w:val="24"/>
                <w:sz w:val="18"/>
                <w:szCs w:val="18"/>
              </w:rPr>
              <w:t>Jacard</w:t>
            </w:r>
            <w:proofErr w:type="spellEnd"/>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1C8C363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VOE</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4A086E0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FNR</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407246D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FPR</w:t>
            </w:r>
          </w:p>
        </w:tc>
        <w:tc>
          <w:tcPr>
            <w:tcW w:w="494"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7B15158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ASSD</w:t>
            </w:r>
          </w:p>
        </w:tc>
        <w:tc>
          <w:tcPr>
            <w:tcW w:w="494"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72E6B67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RMSD</w:t>
            </w:r>
          </w:p>
        </w:tc>
        <w:tc>
          <w:tcPr>
            <w:tcW w:w="567"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17F249C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MSD</w:t>
            </w:r>
          </w:p>
        </w:tc>
        <w:tc>
          <w:tcPr>
            <w:tcW w:w="494" w:type="pct"/>
            <w:tcBorders>
              <w:top w:val="single" w:sz="12" w:space="0" w:color="auto"/>
              <w:left w:val="single" w:sz="6" w:space="0" w:color="auto"/>
              <w:bottom w:val="single" w:sz="6" w:space="0" w:color="auto"/>
              <w:right w:val="nil"/>
            </w:tcBorders>
            <w:shd w:val="clear" w:color="auto" w:fill="auto"/>
            <w:tcMar>
              <w:top w:w="15" w:type="dxa"/>
              <w:left w:w="15" w:type="dxa"/>
              <w:bottom w:w="0" w:type="dxa"/>
              <w:right w:w="15" w:type="dxa"/>
            </w:tcMar>
            <w:vAlign w:val="center"/>
            <w:hideMark/>
          </w:tcPr>
          <w:p w14:paraId="4505DFD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Time</w:t>
            </w:r>
          </w:p>
        </w:tc>
      </w:tr>
      <w:tr w:rsidR="00EB3376" w:rsidRPr="008A66D9" w14:paraId="534CEA93" w14:textId="77777777" w:rsidTr="008B2E9E">
        <w:trPr>
          <w:trHeight w:val="220"/>
        </w:trPr>
        <w:tc>
          <w:tcPr>
            <w:tcW w:w="841" w:type="pct"/>
            <w:tcBorders>
              <w:top w:val="single" w:sz="6" w:space="0" w:color="auto"/>
              <w:left w:val="nil"/>
              <w:bottom w:val="nil"/>
              <w:right w:val="single" w:sz="6" w:space="0" w:color="auto"/>
            </w:tcBorders>
            <w:shd w:val="clear" w:color="auto" w:fill="auto"/>
            <w:tcMar>
              <w:top w:w="15" w:type="dxa"/>
              <w:left w:w="15" w:type="dxa"/>
              <w:bottom w:w="0" w:type="dxa"/>
              <w:right w:w="15" w:type="dxa"/>
            </w:tcMar>
            <w:vAlign w:val="center"/>
            <w:hideMark/>
          </w:tcPr>
          <w:p w14:paraId="37F8D39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volume-40.nii</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FDA5A1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0.9544</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6BFF9F4"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0.9129</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DE4E34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0.0871</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0F0DCC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0.0730</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351EBD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0.0142</w:t>
            </w:r>
          </w:p>
        </w:tc>
        <w:tc>
          <w:tcPr>
            <w:tcW w:w="494"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8D2AB5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1.1600</w:t>
            </w:r>
          </w:p>
        </w:tc>
        <w:tc>
          <w:tcPr>
            <w:tcW w:w="494"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50426F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2.3506</w:t>
            </w:r>
          </w:p>
        </w:tc>
        <w:tc>
          <w:tcPr>
            <w:tcW w:w="567"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B56821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23.5372</w:t>
            </w:r>
          </w:p>
        </w:tc>
        <w:tc>
          <w:tcPr>
            <w:tcW w:w="494" w:type="pct"/>
            <w:tcBorders>
              <w:top w:val="single" w:sz="6" w:space="0" w:color="auto"/>
              <w:left w:val="single" w:sz="6" w:space="0" w:color="auto"/>
              <w:bottom w:val="nil"/>
              <w:right w:val="nil"/>
            </w:tcBorders>
            <w:shd w:val="clear" w:color="auto" w:fill="auto"/>
            <w:tcMar>
              <w:top w:w="15" w:type="dxa"/>
              <w:left w:w="15" w:type="dxa"/>
              <w:bottom w:w="0" w:type="dxa"/>
              <w:right w:w="15" w:type="dxa"/>
            </w:tcMar>
            <w:vAlign w:val="center"/>
            <w:hideMark/>
          </w:tcPr>
          <w:p w14:paraId="30CA132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16.8807</w:t>
            </w:r>
          </w:p>
        </w:tc>
      </w:tr>
      <w:tr w:rsidR="00573A37" w:rsidRPr="008A66D9" w14:paraId="22FF7C0B" w14:textId="77777777" w:rsidTr="008B2E9E">
        <w:trPr>
          <w:trHeight w:val="26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48CFE07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volume-42.nii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9E337F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0.9526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CE7709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0.9096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5D7844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0.0904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7FBA5A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0.0688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C0F31D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0.0216</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DF8D39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1.4260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DD9F55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2.5642</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DA5C7E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27.0924</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7BF28C5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12.5526</w:t>
            </w:r>
          </w:p>
        </w:tc>
      </w:tr>
      <w:tr w:rsidR="00573A37" w:rsidRPr="008A66D9" w14:paraId="22449865" w14:textId="77777777" w:rsidTr="008B2E9E">
        <w:trPr>
          <w:trHeight w:val="24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3E46649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volume-27.nii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D8D262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0.9653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AFE973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0.9330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3FAFC8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0.0670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B6BD0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0.0556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37F9F2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0.0114</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2093F3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1.1678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7CABC4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5.0782</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7A4E7F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214.3953</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1C63230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97.8589</w:t>
            </w:r>
          </w:p>
        </w:tc>
      </w:tr>
      <w:tr w:rsidR="00573A37" w:rsidRPr="008A66D9" w14:paraId="6B78D3E3" w14:textId="77777777" w:rsidTr="008B2E9E">
        <w:trPr>
          <w:trHeight w:val="2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3C97190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volume-44.nii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BA8268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0.9547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CDB65C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0.9134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7DC87D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0.0866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254295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0.0592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1C18C3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0.0275</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92E30D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1.2554</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C14A4D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2.3369</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F05765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18.3848</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F98FEE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12.7504</w:t>
            </w:r>
          </w:p>
        </w:tc>
      </w:tr>
      <w:tr w:rsidR="00573A37" w:rsidRPr="008A66D9" w14:paraId="167892E4" w14:textId="77777777" w:rsidTr="008B2E9E">
        <w:trPr>
          <w:trHeight w:val="22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1565AD1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volume-48.nii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8AE2E7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0.9316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D3A30C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0.8719</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C6EF5B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0.1281</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7D59E7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0.0702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92CF00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0.0579</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C02251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6.5380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9560C0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26.8746</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517F0C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169.7172</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027D281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26.6498</w:t>
            </w:r>
          </w:p>
        </w:tc>
      </w:tr>
      <w:tr w:rsidR="00573A37" w:rsidRPr="008A66D9" w14:paraId="4F69B321" w14:textId="77777777" w:rsidTr="008B2E9E">
        <w:trPr>
          <w:trHeight w:val="22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AA7EAB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volume-47.nii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6E3DCE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0.9139</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E9D3CE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0.8415</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136B80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0.1585</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B3F728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0.0302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C18D05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0.1283</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FEC2F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11.8085</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E8AAAF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34.1739</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8CD9DC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147.6313</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432A78D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25.1992</w:t>
            </w:r>
          </w:p>
        </w:tc>
      </w:tr>
      <w:tr w:rsidR="00573A37" w:rsidRPr="008A66D9" w14:paraId="6533663E"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509E49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volume-43.nii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793220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0.9214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28DA16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0.8542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E7639C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0.1458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8941C3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0.1308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50BC41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0.0150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F6EC38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2.6862</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750FB9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4.6691</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8CFF9D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32.2955</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2DB072D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16.5950</w:t>
            </w:r>
          </w:p>
        </w:tc>
      </w:tr>
      <w:tr w:rsidR="00573A37" w:rsidRPr="008A66D9" w14:paraId="27E89A6D"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7FE6502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volume-30.nii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19EF7F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0.9588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A9C616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0.9208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C50901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0.0792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9B5AC7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0.0690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9A6E5D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0.0102</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2CD40C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1.2668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73BD96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2.5708</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112C7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21.5870</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3E3094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22.1018</w:t>
            </w:r>
          </w:p>
        </w:tc>
      </w:tr>
      <w:tr w:rsidR="00573A37" w:rsidRPr="008A66D9" w14:paraId="1F2C63BD"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1791E1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volume-36.nii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833D2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0.9626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BCEE0B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0.9279</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A9049A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0.0721</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C66CF8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0.0350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F3466E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0.0371</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85C854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1.0114</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072F5E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2.1758</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55150D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20.5426</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1B97874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10.8613</w:t>
            </w:r>
          </w:p>
        </w:tc>
      </w:tr>
      <w:tr w:rsidR="00573A37" w:rsidRPr="008A66D9" w14:paraId="13118B91"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04FB1A1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volume-29.nii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023877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b/>
                <w:bCs/>
                <w:color w:val="000000"/>
                <w:kern w:val="24"/>
                <w:sz w:val="18"/>
                <w:szCs w:val="18"/>
              </w:rPr>
              <w:t>0.9710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E10CE2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0.9436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5C1738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0.0564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97AC9B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0.0343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698E44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0.0221</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27AEC4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0.9288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0C77A9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1.9635</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FB6FD6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26.5707</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A24064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18.3902</w:t>
            </w:r>
          </w:p>
        </w:tc>
      </w:tr>
      <w:tr w:rsidR="00573A37" w:rsidRPr="008A66D9" w14:paraId="164093FA"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323EEE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volume-35.nii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48FDFD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0.9486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E8C0EF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0.9021</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E278A0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0.0979</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DE6F60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0.0473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07928F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0.0506</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325249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1.8901</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2FA33D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4.3325</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3A3774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43.5201</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2124A7A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13.7546</w:t>
            </w:r>
          </w:p>
        </w:tc>
      </w:tr>
      <w:tr w:rsidR="00573A37" w:rsidRPr="008A66D9" w14:paraId="42A2A7FE" w14:textId="77777777" w:rsidTr="0007265A">
        <w:trPr>
          <w:trHeight w:val="300"/>
        </w:trPr>
        <w:tc>
          <w:tcPr>
            <w:tcW w:w="841" w:type="pct"/>
            <w:tcBorders>
              <w:top w:val="nil"/>
              <w:left w:val="nil"/>
              <w:bottom w:val="single" w:sz="12" w:space="0" w:color="auto"/>
              <w:right w:val="single" w:sz="6" w:space="0" w:color="auto"/>
            </w:tcBorders>
            <w:shd w:val="clear" w:color="auto" w:fill="auto"/>
            <w:tcMar>
              <w:top w:w="15" w:type="dxa"/>
              <w:left w:w="15" w:type="dxa"/>
              <w:bottom w:w="0" w:type="dxa"/>
              <w:right w:w="15" w:type="dxa"/>
            </w:tcMar>
            <w:vAlign w:val="center"/>
            <w:hideMark/>
          </w:tcPr>
          <w:p w14:paraId="46799D4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volume-28.nii</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4293CD9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0.9639</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3B42EC0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0.9304</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1166928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0.0696</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27101CC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0.0546</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302D196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0.0151</w:t>
            </w:r>
          </w:p>
        </w:tc>
        <w:tc>
          <w:tcPr>
            <w:tcW w:w="494"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4D34116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1.3529</w:t>
            </w:r>
          </w:p>
        </w:tc>
        <w:tc>
          <w:tcPr>
            <w:tcW w:w="494"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618BA05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2.6991</w:t>
            </w:r>
          </w:p>
        </w:tc>
        <w:tc>
          <w:tcPr>
            <w:tcW w:w="567"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4492E4E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37.0270</w:t>
            </w:r>
          </w:p>
        </w:tc>
        <w:tc>
          <w:tcPr>
            <w:tcW w:w="494" w:type="pct"/>
            <w:tcBorders>
              <w:top w:val="nil"/>
              <w:left w:val="single" w:sz="6" w:space="0" w:color="auto"/>
              <w:bottom w:val="single" w:sz="12" w:space="0" w:color="auto"/>
              <w:right w:val="nil"/>
            </w:tcBorders>
            <w:shd w:val="clear" w:color="auto" w:fill="auto"/>
            <w:tcMar>
              <w:top w:w="15" w:type="dxa"/>
              <w:left w:w="15" w:type="dxa"/>
              <w:bottom w:w="0" w:type="dxa"/>
              <w:right w:w="15" w:type="dxa"/>
            </w:tcMar>
            <w:vAlign w:val="center"/>
            <w:hideMark/>
          </w:tcPr>
          <w:p w14:paraId="526332D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13.3993</w:t>
            </w:r>
          </w:p>
        </w:tc>
      </w:tr>
    </w:tbl>
    <w:p w14:paraId="68D7A1E7" w14:textId="6EACD673" w:rsidR="008B2E9E" w:rsidRPr="008B2E9E" w:rsidRDefault="0007265A" w:rsidP="0007265A">
      <w:pPr>
        <w:jc w:val="left"/>
        <w:rPr>
          <w:rFonts w:cs="Times New Roman" w:hint="eastAsia"/>
          <w:sz w:val="18"/>
          <w:szCs w:val="18"/>
        </w:rPr>
      </w:pPr>
      <w:r>
        <w:rPr>
          <w:rFonts w:cs="Times New Roman" w:hint="eastAsia"/>
          <w:sz w:val="18"/>
          <w:szCs w:val="18"/>
        </w:rPr>
        <w:lastRenderedPageBreak/>
        <w:t>续</w:t>
      </w:r>
      <w:r w:rsidR="008B2E9E" w:rsidRPr="004D4F22">
        <w:rPr>
          <w:rFonts w:cs="Times New Roman" w:hint="eastAsia"/>
          <w:sz w:val="18"/>
          <w:szCs w:val="18"/>
        </w:rPr>
        <w:t>表</w:t>
      </w:r>
      <w:r w:rsidR="008B2E9E">
        <w:rPr>
          <w:rFonts w:cs="Times New Roman"/>
          <w:sz w:val="18"/>
          <w:szCs w:val="18"/>
        </w:rPr>
        <w:t>4</w:t>
      </w:r>
    </w:p>
    <w:tbl>
      <w:tblPr>
        <w:tblW w:w="5000" w:type="pct"/>
        <w:tblCellMar>
          <w:left w:w="0" w:type="dxa"/>
          <w:right w:w="0" w:type="dxa"/>
        </w:tblCellMar>
        <w:tblLook w:val="0420" w:firstRow="1" w:lastRow="0" w:firstColumn="0" w:lastColumn="0" w:noHBand="0" w:noVBand="1"/>
      </w:tblPr>
      <w:tblGrid>
        <w:gridCol w:w="1430"/>
        <w:gridCol w:w="718"/>
        <w:gridCol w:w="718"/>
        <w:gridCol w:w="718"/>
        <w:gridCol w:w="718"/>
        <w:gridCol w:w="718"/>
        <w:gridCol w:w="840"/>
        <w:gridCol w:w="840"/>
        <w:gridCol w:w="964"/>
        <w:gridCol w:w="840"/>
      </w:tblGrid>
      <w:tr w:rsidR="0007265A" w:rsidRPr="008A66D9" w14:paraId="0B1CC5DE" w14:textId="77777777" w:rsidTr="0007265A">
        <w:trPr>
          <w:trHeight w:val="300"/>
        </w:trPr>
        <w:tc>
          <w:tcPr>
            <w:tcW w:w="841" w:type="pct"/>
            <w:tcBorders>
              <w:top w:val="single" w:sz="12" w:space="0" w:color="auto"/>
              <w:left w:val="nil"/>
              <w:bottom w:val="single" w:sz="6" w:space="0" w:color="auto"/>
              <w:right w:val="single" w:sz="6" w:space="0" w:color="auto"/>
            </w:tcBorders>
            <w:shd w:val="clear" w:color="auto" w:fill="auto"/>
            <w:tcMar>
              <w:top w:w="15" w:type="dxa"/>
              <w:left w:w="15" w:type="dxa"/>
              <w:bottom w:w="0" w:type="dxa"/>
              <w:right w:w="15" w:type="dxa"/>
            </w:tcMar>
            <w:vAlign w:val="center"/>
          </w:tcPr>
          <w:p w14:paraId="5F327314" w14:textId="57D44652"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kern w:val="0"/>
                <w:sz w:val="18"/>
                <w:szCs w:val="18"/>
              </w:rPr>
              <w:t>样本</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2D75AD85" w14:textId="059AA244"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Dice</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168E8655" w14:textId="184FC274" w:rsidR="0007265A" w:rsidRPr="008A66D9" w:rsidRDefault="0007265A" w:rsidP="0007265A">
            <w:pPr>
              <w:widowControl/>
              <w:spacing w:line="240" w:lineRule="auto"/>
              <w:jc w:val="center"/>
              <w:rPr>
                <w:rFonts w:cs="Times New Roman"/>
                <w:color w:val="000000"/>
                <w:kern w:val="24"/>
                <w:sz w:val="18"/>
                <w:szCs w:val="18"/>
              </w:rPr>
            </w:pPr>
            <w:proofErr w:type="spellStart"/>
            <w:r w:rsidRPr="008A66D9">
              <w:rPr>
                <w:rFonts w:cs="Times New Roman"/>
                <w:color w:val="000000"/>
                <w:kern w:val="24"/>
                <w:sz w:val="18"/>
                <w:szCs w:val="18"/>
              </w:rPr>
              <w:t>Jacard</w:t>
            </w:r>
            <w:proofErr w:type="spellEnd"/>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74C43B80" w14:textId="46E39503"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VOE</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272B886D" w14:textId="23D868C3"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FNR</w:t>
            </w:r>
          </w:p>
        </w:tc>
        <w:tc>
          <w:tcPr>
            <w:tcW w:w="422"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4C1D78DE" w14:textId="4037BE0E"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FPR</w:t>
            </w:r>
          </w:p>
        </w:tc>
        <w:tc>
          <w:tcPr>
            <w:tcW w:w="494"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21B2AA20" w14:textId="35830849"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ASSD</w:t>
            </w:r>
          </w:p>
        </w:tc>
        <w:tc>
          <w:tcPr>
            <w:tcW w:w="494"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5E35606B" w14:textId="7EE1B341"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RMSD</w:t>
            </w:r>
          </w:p>
        </w:tc>
        <w:tc>
          <w:tcPr>
            <w:tcW w:w="567" w:type="pct"/>
            <w:tcBorders>
              <w:top w:val="single" w:sz="12" w:space="0" w:color="auto"/>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tcPr>
          <w:p w14:paraId="40C0DE0F" w14:textId="33A6C38B"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MSD</w:t>
            </w:r>
          </w:p>
        </w:tc>
        <w:tc>
          <w:tcPr>
            <w:tcW w:w="494" w:type="pct"/>
            <w:tcBorders>
              <w:top w:val="single" w:sz="12" w:space="0" w:color="auto"/>
              <w:left w:val="single" w:sz="6" w:space="0" w:color="auto"/>
              <w:bottom w:val="single" w:sz="6" w:space="0" w:color="auto"/>
              <w:right w:val="nil"/>
            </w:tcBorders>
            <w:shd w:val="clear" w:color="auto" w:fill="auto"/>
            <w:tcMar>
              <w:top w:w="15" w:type="dxa"/>
              <w:left w:w="15" w:type="dxa"/>
              <w:bottom w:w="0" w:type="dxa"/>
              <w:right w:w="15" w:type="dxa"/>
            </w:tcMar>
            <w:vAlign w:val="center"/>
          </w:tcPr>
          <w:p w14:paraId="4213C296" w14:textId="1FA879F3" w:rsidR="0007265A" w:rsidRPr="008A66D9" w:rsidRDefault="0007265A" w:rsidP="0007265A">
            <w:pPr>
              <w:widowControl/>
              <w:spacing w:line="240" w:lineRule="auto"/>
              <w:jc w:val="center"/>
              <w:rPr>
                <w:rFonts w:cs="Times New Roman"/>
                <w:color w:val="000000"/>
                <w:kern w:val="24"/>
                <w:sz w:val="18"/>
                <w:szCs w:val="18"/>
              </w:rPr>
            </w:pPr>
            <w:r w:rsidRPr="008A66D9">
              <w:rPr>
                <w:rFonts w:cs="Times New Roman"/>
                <w:color w:val="000000"/>
                <w:kern w:val="24"/>
                <w:sz w:val="18"/>
                <w:szCs w:val="18"/>
              </w:rPr>
              <w:t>Time</w:t>
            </w:r>
          </w:p>
        </w:tc>
      </w:tr>
      <w:tr w:rsidR="00573A37" w:rsidRPr="008A66D9" w14:paraId="2EDB988F" w14:textId="77777777" w:rsidTr="0007265A">
        <w:trPr>
          <w:trHeight w:val="300"/>
        </w:trPr>
        <w:tc>
          <w:tcPr>
            <w:tcW w:w="841" w:type="pct"/>
            <w:tcBorders>
              <w:top w:val="single" w:sz="6" w:space="0" w:color="auto"/>
              <w:left w:val="nil"/>
              <w:bottom w:val="nil"/>
              <w:right w:val="single" w:sz="6" w:space="0" w:color="auto"/>
            </w:tcBorders>
            <w:shd w:val="clear" w:color="auto" w:fill="auto"/>
            <w:tcMar>
              <w:top w:w="15" w:type="dxa"/>
              <w:left w:w="15" w:type="dxa"/>
              <w:bottom w:w="0" w:type="dxa"/>
              <w:right w:w="15" w:type="dxa"/>
            </w:tcMar>
            <w:vAlign w:val="center"/>
            <w:hideMark/>
          </w:tcPr>
          <w:p w14:paraId="75138A1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volume-45.nii</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9A5BE3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0.9002</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67F3BC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0.8184</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A259F3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0.1816</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05A750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0.1705</w:t>
            </w:r>
          </w:p>
        </w:tc>
        <w:tc>
          <w:tcPr>
            <w:tcW w:w="422"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94831C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0.0110</w:t>
            </w:r>
          </w:p>
        </w:tc>
        <w:tc>
          <w:tcPr>
            <w:tcW w:w="494"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1ABA8B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4.0431</w:t>
            </w:r>
          </w:p>
        </w:tc>
        <w:tc>
          <w:tcPr>
            <w:tcW w:w="494"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17552F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11.7065</w:t>
            </w:r>
          </w:p>
        </w:tc>
        <w:tc>
          <w:tcPr>
            <w:tcW w:w="567"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CFDCFA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87.3728</w:t>
            </w:r>
          </w:p>
        </w:tc>
        <w:tc>
          <w:tcPr>
            <w:tcW w:w="494" w:type="pct"/>
            <w:tcBorders>
              <w:top w:val="single" w:sz="6" w:space="0" w:color="auto"/>
              <w:left w:val="single" w:sz="6" w:space="0" w:color="auto"/>
              <w:bottom w:val="nil"/>
              <w:right w:val="nil"/>
            </w:tcBorders>
            <w:shd w:val="clear" w:color="auto" w:fill="auto"/>
            <w:tcMar>
              <w:top w:w="15" w:type="dxa"/>
              <w:left w:w="15" w:type="dxa"/>
              <w:bottom w:w="0" w:type="dxa"/>
              <w:right w:w="15" w:type="dxa"/>
            </w:tcMar>
            <w:vAlign w:val="center"/>
            <w:hideMark/>
          </w:tcPr>
          <w:p w14:paraId="60155E9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6.5563</w:t>
            </w:r>
          </w:p>
        </w:tc>
      </w:tr>
      <w:tr w:rsidR="00573A37" w:rsidRPr="008A66D9" w14:paraId="76E0A8C1"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3978728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volume-37.nii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CCE70F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0.9612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6CFCDD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0.9253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D1816A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0.0747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02A006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0.0597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65D387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0.0150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14B318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1.2020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CB7BFC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1.8510</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045879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17.2337</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16708D1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12.2425</w:t>
            </w:r>
          </w:p>
        </w:tc>
      </w:tr>
      <w:tr w:rsidR="00573A37" w:rsidRPr="008A66D9" w14:paraId="211AA62D"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3B6DD5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volume-32.nii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95520C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0.9687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1D8310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0.9393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DDE1AE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0.0607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CBC158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0.0519</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69363B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0.0088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F6544B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0.8788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B0AD7A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1.5322</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A002F6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17.4642</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0428824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14.4522</w:t>
            </w:r>
          </w:p>
        </w:tc>
      </w:tr>
      <w:tr w:rsidR="00573A37" w:rsidRPr="008A66D9" w14:paraId="4D7900D7"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1665D1A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volume-33.nii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B28F48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0.9597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D3A628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0.9226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3E262F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0.0774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EFC08C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0.0674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5E9B31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0.0100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187D89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1.0740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38DCA6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1.9424</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19B140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40.4722</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755B5FD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13.8512</w:t>
            </w:r>
          </w:p>
        </w:tc>
      </w:tr>
      <w:tr w:rsidR="00573A37" w:rsidRPr="008A66D9" w14:paraId="65D6351B"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36221F6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volume-41.nii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61CAB4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0.9528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4E4C234"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0.9098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6FB09D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0.0902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7B4C1B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0.0490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C77554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0.0411</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90F648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1.6264</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91544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4.3850</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85C216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54.2125</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17B64C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11.0201</w:t>
            </w:r>
          </w:p>
        </w:tc>
      </w:tr>
      <w:tr w:rsidR="00573A37" w:rsidRPr="008A66D9" w14:paraId="23FCABDA"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65C02E9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volume-39.nii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8C8324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0.9141</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33D4B9F"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0.8418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18AE25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0.1582</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819D35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0.1140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1CD58D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0.0443</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DD61EC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3.0818</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A6776A2"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7.8920</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E3F037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56.9737</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727595B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29.9655</w:t>
            </w:r>
          </w:p>
        </w:tc>
      </w:tr>
      <w:tr w:rsidR="00573A37" w:rsidRPr="008A66D9" w14:paraId="00741450"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2F598A1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volume-38.nii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9142BB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0.9618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5DCDEC6"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0.9263</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55B119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0.0737</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1BFC36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0.0650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4B6FFC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0.0087</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B7F878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1.0924</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6801BA4"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1.9506</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BB1403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29.1890</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29FA3FF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13.3682</w:t>
            </w:r>
          </w:p>
        </w:tc>
      </w:tr>
      <w:tr w:rsidR="00573A37" w:rsidRPr="008A66D9" w14:paraId="359F85C2"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003BFC0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volume-46.nii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84096E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0.9125</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0E8D7C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0.8390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FAB4E9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0.1610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9F34B34"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0.1028</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598E66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0.0582</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5CCC9F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2.5893</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C6C4DC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9.4168</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1F00D8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166.5443</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144C0A7"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11.8667</w:t>
            </w:r>
          </w:p>
        </w:tc>
      </w:tr>
      <w:tr w:rsidR="00573A37" w:rsidRPr="008A66D9" w14:paraId="07233615" w14:textId="77777777" w:rsidTr="008B2E9E">
        <w:trPr>
          <w:trHeight w:val="300"/>
        </w:trPr>
        <w:tc>
          <w:tcPr>
            <w:tcW w:w="841"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43DB3B1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volume-31.nii</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C75E1F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0.9580</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16B15C0"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0.9194</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42E501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0.0806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FC3B7C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0.0266</w:t>
            </w:r>
          </w:p>
        </w:tc>
        <w:tc>
          <w:tcPr>
            <w:tcW w:w="422"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26D5DC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0.0540</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8B45085"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0.9942</w:t>
            </w:r>
          </w:p>
        </w:tc>
        <w:tc>
          <w:tcPr>
            <w:tcW w:w="494"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881F06E"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1.8788</w:t>
            </w:r>
          </w:p>
        </w:tc>
        <w:tc>
          <w:tcPr>
            <w:tcW w:w="567"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BF19E4D"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21.1896</w:t>
            </w:r>
          </w:p>
        </w:tc>
        <w:tc>
          <w:tcPr>
            <w:tcW w:w="494"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5F52D0DA"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8.4276</w:t>
            </w:r>
          </w:p>
        </w:tc>
      </w:tr>
      <w:tr w:rsidR="00573A37" w:rsidRPr="008A66D9" w14:paraId="19DD5C26" w14:textId="77777777" w:rsidTr="0007265A">
        <w:trPr>
          <w:trHeight w:val="320"/>
        </w:trPr>
        <w:tc>
          <w:tcPr>
            <w:tcW w:w="841" w:type="pct"/>
            <w:tcBorders>
              <w:top w:val="nil"/>
              <w:left w:val="nil"/>
              <w:bottom w:val="single" w:sz="6" w:space="0" w:color="auto"/>
              <w:right w:val="single" w:sz="6" w:space="0" w:color="auto"/>
            </w:tcBorders>
            <w:shd w:val="clear" w:color="auto" w:fill="auto"/>
            <w:tcMar>
              <w:top w:w="15" w:type="dxa"/>
              <w:left w:w="15" w:type="dxa"/>
              <w:bottom w:w="0" w:type="dxa"/>
              <w:right w:w="15" w:type="dxa"/>
            </w:tcMar>
            <w:vAlign w:val="center"/>
            <w:hideMark/>
          </w:tcPr>
          <w:p w14:paraId="6CDE72E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volume-34.nii</w:t>
            </w:r>
          </w:p>
        </w:tc>
        <w:tc>
          <w:tcPr>
            <w:tcW w:w="422" w:type="pct"/>
            <w:tcBorders>
              <w:top w:val="nil"/>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2CEB1FB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0.7921</w:t>
            </w:r>
          </w:p>
        </w:tc>
        <w:tc>
          <w:tcPr>
            <w:tcW w:w="422" w:type="pct"/>
            <w:tcBorders>
              <w:top w:val="nil"/>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532CD65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0.6558</w:t>
            </w:r>
          </w:p>
        </w:tc>
        <w:tc>
          <w:tcPr>
            <w:tcW w:w="422" w:type="pct"/>
            <w:tcBorders>
              <w:top w:val="nil"/>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7A27DB83"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0.3442</w:t>
            </w:r>
          </w:p>
        </w:tc>
        <w:tc>
          <w:tcPr>
            <w:tcW w:w="422" w:type="pct"/>
            <w:tcBorders>
              <w:top w:val="nil"/>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661D1FDB"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0.0332</w:t>
            </w:r>
          </w:p>
        </w:tc>
        <w:tc>
          <w:tcPr>
            <w:tcW w:w="422"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065C0AB9"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0.3110</w:t>
            </w:r>
          </w:p>
        </w:tc>
        <w:tc>
          <w:tcPr>
            <w:tcW w:w="494"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14141FD8"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5.9251</w:t>
            </w:r>
          </w:p>
        </w:tc>
        <w:tc>
          <w:tcPr>
            <w:tcW w:w="494"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631663A1"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12.9772</w:t>
            </w:r>
          </w:p>
        </w:tc>
        <w:tc>
          <w:tcPr>
            <w:tcW w:w="567"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6CF9003C"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59.0085</w:t>
            </w:r>
          </w:p>
        </w:tc>
        <w:tc>
          <w:tcPr>
            <w:tcW w:w="494" w:type="pct"/>
            <w:tcBorders>
              <w:top w:val="nil"/>
              <w:left w:val="single" w:sz="6" w:space="0" w:color="auto"/>
              <w:bottom w:val="single" w:sz="12" w:space="0" w:color="auto"/>
              <w:right w:val="nil"/>
            </w:tcBorders>
            <w:shd w:val="clear" w:color="auto" w:fill="auto"/>
            <w:tcMar>
              <w:top w:w="15" w:type="dxa"/>
              <w:left w:w="15" w:type="dxa"/>
              <w:bottom w:w="0" w:type="dxa"/>
              <w:right w:w="15" w:type="dxa"/>
            </w:tcMar>
            <w:vAlign w:val="center"/>
            <w:hideMark/>
          </w:tcPr>
          <w:p w14:paraId="278AFB74" w14:textId="77777777" w:rsidR="00573A37" w:rsidRPr="008A66D9" w:rsidRDefault="00573A37" w:rsidP="00D5022C">
            <w:pPr>
              <w:widowControl/>
              <w:spacing w:line="240" w:lineRule="auto"/>
              <w:jc w:val="center"/>
              <w:rPr>
                <w:rFonts w:cs="Times New Roman"/>
                <w:kern w:val="0"/>
                <w:sz w:val="18"/>
                <w:szCs w:val="18"/>
              </w:rPr>
            </w:pPr>
            <w:r w:rsidRPr="008A66D9">
              <w:rPr>
                <w:rFonts w:cs="Times New Roman"/>
                <w:color w:val="000000"/>
                <w:kern w:val="24"/>
                <w:sz w:val="18"/>
                <w:szCs w:val="18"/>
              </w:rPr>
              <w:t>16.7974</w:t>
            </w:r>
          </w:p>
        </w:tc>
      </w:tr>
    </w:tbl>
    <w:p w14:paraId="735DA4B1" w14:textId="40651487" w:rsidR="002349F1" w:rsidRPr="009E0A18" w:rsidRDefault="00275887" w:rsidP="009E0A18">
      <w:pPr>
        <w:jc w:val="center"/>
        <w:rPr>
          <w:rFonts w:cs="Times New Roman"/>
          <w:sz w:val="18"/>
          <w:szCs w:val="18"/>
        </w:rPr>
      </w:pPr>
      <w:r w:rsidRPr="009E0A18">
        <w:rPr>
          <w:rFonts w:cs="Times New Roman" w:hint="eastAsia"/>
          <w:sz w:val="18"/>
          <w:szCs w:val="18"/>
        </w:rPr>
        <w:t>表</w:t>
      </w:r>
      <w:r w:rsidRPr="009E0A18">
        <w:rPr>
          <w:rFonts w:cs="Times New Roman"/>
          <w:sz w:val="18"/>
          <w:szCs w:val="18"/>
        </w:rPr>
        <w:t>5</w:t>
      </w:r>
      <w:r w:rsidR="009E0A18" w:rsidRPr="009E0A18">
        <w:rPr>
          <w:rFonts w:cs="Times New Roman"/>
          <w:sz w:val="18"/>
          <w:szCs w:val="18"/>
        </w:rPr>
        <w:t xml:space="preserve"> </w:t>
      </w:r>
      <w:r w:rsidR="009E0A18" w:rsidRPr="009E0A18">
        <w:rPr>
          <w:rFonts w:cs="Times New Roman" w:hint="eastAsia"/>
          <w:sz w:val="18"/>
          <w:szCs w:val="18"/>
        </w:rPr>
        <w:t>各指标等分的均值、标准差、最小值、最大值</w:t>
      </w:r>
    </w:p>
    <w:tbl>
      <w:tblPr>
        <w:tblW w:w="5000" w:type="pct"/>
        <w:tblCellMar>
          <w:left w:w="0" w:type="dxa"/>
          <w:right w:w="0" w:type="dxa"/>
        </w:tblCellMar>
        <w:tblLook w:val="0420" w:firstRow="1" w:lastRow="0" w:firstColumn="0" w:lastColumn="0" w:noHBand="0" w:noVBand="1"/>
      </w:tblPr>
      <w:tblGrid>
        <w:gridCol w:w="826"/>
        <w:gridCol w:w="826"/>
        <w:gridCol w:w="827"/>
        <w:gridCol w:w="827"/>
        <w:gridCol w:w="827"/>
        <w:gridCol w:w="827"/>
        <w:gridCol w:w="867"/>
        <w:gridCol w:w="867"/>
        <w:gridCol w:w="949"/>
        <w:gridCol w:w="861"/>
      </w:tblGrid>
      <w:tr w:rsidR="00813B99" w:rsidRPr="008A66D9" w14:paraId="774E1FD4" w14:textId="77777777" w:rsidTr="00A7790F">
        <w:trPr>
          <w:trHeight w:val="320"/>
        </w:trPr>
        <w:tc>
          <w:tcPr>
            <w:tcW w:w="486" w:type="pct"/>
            <w:tcBorders>
              <w:top w:val="single" w:sz="12" w:space="0" w:color="080000"/>
              <w:left w:val="nil"/>
              <w:bottom w:val="single" w:sz="6" w:space="0" w:color="auto"/>
              <w:right w:val="single" w:sz="6" w:space="0" w:color="auto"/>
            </w:tcBorders>
            <w:shd w:val="clear" w:color="auto" w:fill="auto"/>
            <w:tcMar>
              <w:top w:w="15" w:type="dxa"/>
              <w:left w:w="15" w:type="dxa"/>
              <w:bottom w:w="0" w:type="dxa"/>
              <w:right w:w="15" w:type="dxa"/>
            </w:tcMar>
            <w:vAlign w:val="center"/>
            <w:hideMark/>
          </w:tcPr>
          <w:p w14:paraId="72867BA3" w14:textId="4055DBA8" w:rsidR="00813B99" w:rsidRPr="008A66D9" w:rsidRDefault="00DD39E3" w:rsidP="00DD39E3">
            <w:pPr>
              <w:jc w:val="center"/>
              <w:rPr>
                <w:rFonts w:cs="Times New Roman"/>
                <w:sz w:val="18"/>
                <w:szCs w:val="18"/>
              </w:rPr>
            </w:pPr>
            <w:r w:rsidRPr="008A66D9">
              <w:rPr>
                <w:rFonts w:cs="Times New Roman"/>
                <w:sz w:val="18"/>
                <w:szCs w:val="18"/>
              </w:rPr>
              <w:t>统计指标</w:t>
            </w:r>
          </w:p>
        </w:tc>
        <w:tc>
          <w:tcPr>
            <w:tcW w:w="486"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2C42062A" w14:textId="77777777" w:rsidR="00813B99" w:rsidRPr="008A66D9" w:rsidRDefault="00813B99" w:rsidP="00DD39E3">
            <w:pPr>
              <w:jc w:val="center"/>
              <w:rPr>
                <w:rFonts w:cs="Times New Roman"/>
                <w:sz w:val="18"/>
                <w:szCs w:val="18"/>
              </w:rPr>
            </w:pPr>
            <w:r w:rsidRPr="008A66D9">
              <w:rPr>
                <w:rFonts w:cs="Times New Roman"/>
                <w:sz w:val="18"/>
                <w:szCs w:val="18"/>
              </w:rPr>
              <w:t>Dice</w:t>
            </w:r>
          </w:p>
        </w:tc>
        <w:tc>
          <w:tcPr>
            <w:tcW w:w="486"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7BF34D19" w14:textId="77777777" w:rsidR="00813B99" w:rsidRPr="008A66D9" w:rsidRDefault="00813B99" w:rsidP="00DD39E3">
            <w:pPr>
              <w:jc w:val="center"/>
              <w:rPr>
                <w:rFonts w:cs="Times New Roman"/>
                <w:sz w:val="18"/>
                <w:szCs w:val="18"/>
              </w:rPr>
            </w:pPr>
            <w:proofErr w:type="spellStart"/>
            <w:r w:rsidRPr="008A66D9">
              <w:rPr>
                <w:rFonts w:cs="Times New Roman"/>
                <w:sz w:val="18"/>
                <w:szCs w:val="18"/>
              </w:rPr>
              <w:t>Jacard</w:t>
            </w:r>
            <w:proofErr w:type="spellEnd"/>
          </w:p>
        </w:tc>
        <w:tc>
          <w:tcPr>
            <w:tcW w:w="486"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3FE1C21A" w14:textId="77777777" w:rsidR="00813B99" w:rsidRPr="008A66D9" w:rsidRDefault="00813B99" w:rsidP="00DD39E3">
            <w:pPr>
              <w:jc w:val="center"/>
              <w:rPr>
                <w:rFonts w:cs="Times New Roman"/>
                <w:sz w:val="18"/>
                <w:szCs w:val="18"/>
              </w:rPr>
            </w:pPr>
            <w:r w:rsidRPr="008A66D9">
              <w:rPr>
                <w:rFonts w:cs="Times New Roman"/>
                <w:sz w:val="18"/>
                <w:szCs w:val="18"/>
              </w:rPr>
              <w:t>VOE</w:t>
            </w:r>
          </w:p>
        </w:tc>
        <w:tc>
          <w:tcPr>
            <w:tcW w:w="486"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52E02966" w14:textId="77777777" w:rsidR="00813B99" w:rsidRPr="008A66D9" w:rsidRDefault="00813B99" w:rsidP="00DD39E3">
            <w:pPr>
              <w:jc w:val="center"/>
              <w:rPr>
                <w:rFonts w:cs="Times New Roman"/>
                <w:sz w:val="18"/>
                <w:szCs w:val="18"/>
              </w:rPr>
            </w:pPr>
            <w:r w:rsidRPr="008A66D9">
              <w:rPr>
                <w:rFonts w:cs="Times New Roman"/>
                <w:sz w:val="18"/>
                <w:szCs w:val="18"/>
              </w:rPr>
              <w:t>FNR</w:t>
            </w:r>
          </w:p>
        </w:tc>
        <w:tc>
          <w:tcPr>
            <w:tcW w:w="486"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7CA1129B" w14:textId="77777777" w:rsidR="00813B99" w:rsidRPr="008A66D9" w:rsidRDefault="00813B99" w:rsidP="00DD39E3">
            <w:pPr>
              <w:jc w:val="center"/>
              <w:rPr>
                <w:rFonts w:cs="Times New Roman"/>
                <w:sz w:val="18"/>
                <w:szCs w:val="18"/>
              </w:rPr>
            </w:pPr>
            <w:r w:rsidRPr="008A66D9">
              <w:rPr>
                <w:rFonts w:cs="Times New Roman"/>
                <w:sz w:val="18"/>
                <w:szCs w:val="18"/>
              </w:rPr>
              <w:t>FPR</w:t>
            </w:r>
          </w:p>
        </w:tc>
        <w:tc>
          <w:tcPr>
            <w:tcW w:w="510"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4A53BB5F" w14:textId="77777777" w:rsidR="00813B99" w:rsidRPr="008A66D9" w:rsidRDefault="00813B99" w:rsidP="00DD39E3">
            <w:pPr>
              <w:jc w:val="center"/>
              <w:rPr>
                <w:rFonts w:cs="Times New Roman"/>
                <w:sz w:val="18"/>
                <w:szCs w:val="18"/>
              </w:rPr>
            </w:pPr>
            <w:r w:rsidRPr="008A66D9">
              <w:rPr>
                <w:rFonts w:cs="Times New Roman"/>
                <w:sz w:val="18"/>
                <w:szCs w:val="18"/>
              </w:rPr>
              <w:t>ASSD</w:t>
            </w:r>
          </w:p>
        </w:tc>
        <w:tc>
          <w:tcPr>
            <w:tcW w:w="510"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0947F71E" w14:textId="77777777" w:rsidR="00813B99" w:rsidRPr="008A66D9" w:rsidRDefault="00813B99" w:rsidP="00DD39E3">
            <w:pPr>
              <w:jc w:val="center"/>
              <w:rPr>
                <w:rFonts w:cs="Times New Roman"/>
                <w:sz w:val="18"/>
                <w:szCs w:val="18"/>
              </w:rPr>
            </w:pPr>
            <w:r w:rsidRPr="008A66D9">
              <w:rPr>
                <w:rFonts w:cs="Times New Roman"/>
                <w:sz w:val="18"/>
                <w:szCs w:val="18"/>
              </w:rPr>
              <w:t>RMSD</w:t>
            </w:r>
          </w:p>
        </w:tc>
        <w:tc>
          <w:tcPr>
            <w:tcW w:w="558" w:type="pct"/>
            <w:tcBorders>
              <w:top w:val="single" w:sz="12" w:space="0" w:color="080000"/>
              <w:left w:val="single" w:sz="6" w:space="0" w:color="auto"/>
              <w:bottom w:val="single" w:sz="6" w:space="0" w:color="auto"/>
              <w:right w:val="single" w:sz="6" w:space="0" w:color="auto"/>
            </w:tcBorders>
            <w:shd w:val="clear" w:color="auto" w:fill="auto"/>
            <w:tcMar>
              <w:top w:w="15" w:type="dxa"/>
              <w:left w:w="15" w:type="dxa"/>
              <w:bottom w:w="0" w:type="dxa"/>
              <w:right w:w="15" w:type="dxa"/>
            </w:tcMar>
            <w:vAlign w:val="center"/>
            <w:hideMark/>
          </w:tcPr>
          <w:p w14:paraId="28DFF7F1" w14:textId="77777777" w:rsidR="00813B99" w:rsidRPr="008A66D9" w:rsidRDefault="00813B99" w:rsidP="00DD39E3">
            <w:pPr>
              <w:jc w:val="center"/>
              <w:rPr>
                <w:rFonts w:cs="Times New Roman"/>
                <w:sz w:val="18"/>
                <w:szCs w:val="18"/>
              </w:rPr>
            </w:pPr>
            <w:r w:rsidRPr="008A66D9">
              <w:rPr>
                <w:rFonts w:cs="Times New Roman"/>
                <w:sz w:val="18"/>
                <w:szCs w:val="18"/>
              </w:rPr>
              <w:t>MSD</w:t>
            </w:r>
          </w:p>
        </w:tc>
        <w:tc>
          <w:tcPr>
            <w:tcW w:w="506" w:type="pct"/>
            <w:tcBorders>
              <w:top w:val="single" w:sz="12" w:space="0" w:color="080000"/>
              <w:left w:val="single" w:sz="6" w:space="0" w:color="auto"/>
              <w:bottom w:val="single" w:sz="6" w:space="0" w:color="auto"/>
              <w:right w:val="nil"/>
            </w:tcBorders>
            <w:shd w:val="clear" w:color="auto" w:fill="auto"/>
            <w:tcMar>
              <w:top w:w="15" w:type="dxa"/>
              <w:left w:w="15" w:type="dxa"/>
              <w:bottom w:w="0" w:type="dxa"/>
              <w:right w:w="15" w:type="dxa"/>
            </w:tcMar>
            <w:vAlign w:val="center"/>
            <w:hideMark/>
          </w:tcPr>
          <w:p w14:paraId="33379B50" w14:textId="77777777" w:rsidR="00813B99" w:rsidRPr="008A66D9" w:rsidRDefault="00813B99" w:rsidP="00DD39E3">
            <w:pPr>
              <w:jc w:val="center"/>
              <w:rPr>
                <w:rFonts w:cs="Times New Roman"/>
                <w:sz w:val="18"/>
                <w:szCs w:val="18"/>
              </w:rPr>
            </w:pPr>
            <w:r w:rsidRPr="008A66D9">
              <w:rPr>
                <w:rFonts w:cs="Times New Roman"/>
                <w:sz w:val="18"/>
                <w:szCs w:val="18"/>
              </w:rPr>
              <w:t>Time</w:t>
            </w:r>
          </w:p>
        </w:tc>
      </w:tr>
      <w:tr w:rsidR="00813B99" w:rsidRPr="008A66D9" w14:paraId="4E96D483" w14:textId="77777777" w:rsidTr="00A7790F">
        <w:trPr>
          <w:trHeight w:val="320"/>
        </w:trPr>
        <w:tc>
          <w:tcPr>
            <w:tcW w:w="486" w:type="pct"/>
            <w:tcBorders>
              <w:top w:val="single" w:sz="6" w:space="0" w:color="auto"/>
              <w:left w:val="nil"/>
              <w:bottom w:val="nil"/>
              <w:right w:val="single" w:sz="6" w:space="0" w:color="auto"/>
            </w:tcBorders>
            <w:shd w:val="clear" w:color="auto" w:fill="auto"/>
            <w:tcMar>
              <w:top w:w="15" w:type="dxa"/>
              <w:left w:w="15" w:type="dxa"/>
              <w:bottom w:w="0" w:type="dxa"/>
              <w:right w:w="15" w:type="dxa"/>
            </w:tcMar>
            <w:vAlign w:val="center"/>
            <w:hideMark/>
          </w:tcPr>
          <w:p w14:paraId="0B280B12" w14:textId="1910BFDD" w:rsidR="00813B99" w:rsidRPr="008A66D9" w:rsidRDefault="00DD39E3" w:rsidP="00DD39E3">
            <w:pPr>
              <w:jc w:val="center"/>
              <w:rPr>
                <w:rFonts w:cs="Times New Roman"/>
                <w:sz w:val="18"/>
                <w:szCs w:val="18"/>
              </w:rPr>
            </w:pPr>
            <w:r w:rsidRPr="008A66D9">
              <w:rPr>
                <w:rFonts w:cs="Times New Roman"/>
                <w:sz w:val="18"/>
                <w:szCs w:val="18"/>
              </w:rPr>
              <w:t>均值</w:t>
            </w:r>
          </w:p>
        </w:tc>
        <w:tc>
          <w:tcPr>
            <w:tcW w:w="486"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A3D592E" w14:textId="058B6A4D" w:rsidR="00813B99" w:rsidRPr="008A66D9" w:rsidRDefault="00813B99" w:rsidP="00DD39E3">
            <w:pPr>
              <w:jc w:val="center"/>
              <w:rPr>
                <w:rFonts w:cs="Times New Roman"/>
                <w:sz w:val="18"/>
                <w:szCs w:val="18"/>
              </w:rPr>
            </w:pPr>
            <w:r w:rsidRPr="008A66D9">
              <w:rPr>
                <w:rFonts w:cs="Times New Roman"/>
                <w:sz w:val="18"/>
                <w:szCs w:val="18"/>
              </w:rPr>
              <w:t>0.9400</w:t>
            </w:r>
          </w:p>
        </w:tc>
        <w:tc>
          <w:tcPr>
            <w:tcW w:w="486"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E92F08F" w14:textId="5079B3FC" w:rsidR="00813B99" w:rsidRPr="008A66D9" w:rsidRDefault="00813B99" w:rsidP="00DD39E3">
            <w:pPr>
              <w:jc w:val="center"/>
              <w:rPr>
                <w:rFonts w:cs="Times New Roman"/>
                <w:sz w:val="18"/>
                <w:szCs w:val="18"/>
              </w:rPr>
            </w:pPr>
            <w:r w:rsidRPr="008A66D9">
              <w:rPr>
                <w:rFonts w:cs="Times New Roman"/>
                <w:sz w:val="18"/>
                <w:szCs w:val="18"/>
              </w:rPr>
              <w:t>0.8890</w:t>
            </w:r>
          </w:p>
        </w:tc>
        <w:tc>
          <w:tcPr>
            <w:tcW w:w="486"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623764B" w14:textId="67FAA43C" w:rsidR="00813B99" w:rsidRPr="008A66D9" w:rsidRDefault="00813B99" w:rsidP="00DD39E3">
            <w:pPr>
              <w:jc w:val="center"/>
              <w:rPr>
                <w:rFonts w:cs="Times New Roman"/>
                <w:sz w:val="18"/>
                <w:szCs w:val="18"/>
              </w:rPr>
            </w:pPr>
            <w:r w:rsidRPr="008A66D9">
              <w:rPr>
                <w:rFonts w:cs="Times New Roman"/>
                <w:sz w:val="18"/>
                <w:szCs w:val="18"/>
              </w:rPr>
              <w:t>0.1110</w:t>
            </w:r>
          </w:p>
        </w:tc>
        <w:tc>
          <w:tcPr>
            <w:tcW w:w="486"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97DD4A4" w14:textId="157B7BE6" w:rsidR="00813B99" w:rsidRPr="008A66D9" w:rsidRDefault="00813B99" w:rsidP="00DD39E3">
            <w:pPr>
              <w:jc w:val="center"/>
              <w:rPr>
                <w:rFonts w:cs="Times New Roman"/>
                <w:sz w:val="18"/>
                <w:szCs w:val="18"/>
              </w:rPr>
            </w:pPr>
            <w:r w:rsidRPr="008A66D9">
              <w:rPr>
                <w:rFonts w:cs="Times New Roman"/>
                <w:sz w:val="18"/>
                <w:szCs w:val="18"/>
              </w:rPr>
              <w:t>0.0667</w:t>
            </w:r>
          </w:p>
        </w:tc>
        <w:tc>
          <w:tcPr>
            <w:tcW w:w="486"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B5376AA" w14:textId="3D4CE1D3" w:rsidR="00813B99" w:rsidRPr="008A66D9" w:rsidRDefault="00813B99" w:rsidP="00DD39E3">
            <w:pPr>
              <w:jc w:val="center"/>
              <w:rPr>
                <w:rFonts w:cs="Times New Roman"/>
                <w:sz w:val="18"/>
                <w:szCs w:val="18"/>
              </w:rPr>
            </w:pPr>
            <w:r w:rsidRPr="008A66D9">
              <w:rPr>
                <w:rFonts w:cs="Times New Roman"/>
                <w:sz w:val="18"/>
                <w:szCs w:val="18"/>
              </w:rPr>
              <w:t>0.0442</w:t>
            </w:r>
          </w:p>
        </w:tc>
        <w:tc>
          <w:tcPr>
            <w:tcW w:w="510"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BFC1E7E" w14:textId="49802921" w:rsidR="00813B99" w:rsidRPr="008A66D9" w:rsidRDefault="00813B99" w:rsidP="00DD39E3">
            <w:pPr>
              <w:jc w:val="center"/>
              <w:rPr>
                <w:rFonts w:cs="Times New Roman"/>
                <w:sz w:val="18"/>
                <w:szCs w:val="18"/>
              </w:rPr>
            </w:pPr>
            <w:r w:rsidRPr="008A66D9">
              <w:rPr>
                <w:rFonts w:cs="Times New Roman"/>
                <w:sz w:val="18"/>
                <w:szCs w:val="18"/>
              </w:rPr>
              <w:t>2.4999</w:t>
            </w:r>
          </w:p>
        </w:tc>
        <w:tc>
          <w:tcPr>
            <w:tcW w:w="510"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22A8D3B" w14:textId="54B6A9C8" w:rsidR="00813B99" w:rsidRPr="008A66D9" w:rsidRDefault="00813B99" w:rsidP="00DD39E3">
            <w:pPr>
              <w:jc w:val="center"/>
              <w:rPr>
                <w:rFonts w:cs="Times New Roman"/>
                <w:sz w:val="18"/>
                <w:szCs w:val="18"/>
              </w:rPr>
            </w:pPr>
            <w:r w:rsidRPr="008A66D9">
              <w:rPr>
                <w:rFonts w:cs="Times New Roman"/>
                <w:sz w:val="18"/>
                <w:szCs w:val="18"/>
              </w:rPr>
              <w:t>6.6964</w:t>
            </w:r>
          </w:p>
        </w:tc>
        <w:tc>
          <w:tcPr>
            <w:tcW w:w="558" w:type="pct"/>
            <w:tcBorders>
              <w:top w:val="single" w:sz="6" w:space="0" w:color="auto"/>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4578F8E2" w14:textId="7E9C52D7" w:rsidR="00813B99" w:rsidRPr="008A66D9" w:rsidRDefault="00813B99" w:rsidP="00DD39E3">
            <w:pPr>
              <w:jc w:val="center"/>
              <w:rPr>
                <w:rFonts w:cs="Times New Roman"/>
                <w:sz w:val="18"/>
                <w:szCs w:val="18"/>
              </w:rPr>
            </w:pPr>
            <w:r w:rsidRPr="008A66D9">
              <w:rPr>
                <w:rFonts w:cs="Times New Roman"/>
                <w:sz w:val="18"/>
                <w:szCs w:val="18"/>
              </w:rPr>
              <w:t>60.5437</w:t>
            </w:r>
          </w:p>
        </w:tc>
        <w:tc>
          <w:tcPr>
            <w:tcW w:w="506" w:type="pct"/>
            <w:tcBorders>
              <w:top w:val="single" w:sz="6" w:space="0" w:color="auto"/>
              <w:left w:val="single" w:sz="6" w:space="0" w:color="auto"/>
              <w:bottom w:val="nil"/>
              <w:right w:val="nil"/>
            </w:tcBorders>
            <w:shd w:val="clear" w:color="auto" w:fill="auto"/>
            <w:tcMar>
              <w:top w:w="15" w:type="dxa"/>
              <w:left w:w="15" w:type="dxa"/>
              <w:bottom w:w="0" w:type="dxa"/>
              <w:right w:w="15" w:type="dxa"/>
            </w:tcMar>
            <w:vAlign w:val="center"/>
            <w:hideMark/>
          </w:tcPr>
          <w:p w14:paraId="4CF0D7E2" w14:textId="4E23059B" w:rsidR="00813B99" w:rsidRPr="008A66D9" w:rsidRDefault="00813B99" w:rsidP="00DD39E3">
            <w:pPr>
              <w:jc w:val="center"/>
              <w:rPr>
                <w:rFonts w:cs="Times New Roman"/>
                <w:sz w:val="18"/>
                <w:szCs w:val="18"/>
              </w:rPr>
            </w:pPr>
            <w:r w:rsidRPr="008A66D9">
              <w:rPr>
                <w:rFonts w:cs="Times New Roman"/>
                <w:sz w:val="18"/>
                <w:szCs w:val="18"/>
              </w:rPr>
              <w:t>19.3428</w:t>
            </w:r>
          </w:p>
        </w:tc>
      </w:tr>
      <w:tr w:rsidR="00813B99" w:rsidRPr="008A66D9" w14:paraId="37E551D4" w14:textId="77777777" w:rsidTr="00A7790F">
        <w:trPr>
          <w:trHeight w:val="320"/>
        </w:trPr>
        <w:tc>
          <w:tcPr>
            <w:tcW w:w="486"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0B639683" w14:textId="4A12C969" w:rsidR="00813B99" w:rsidRPr="008A66D9" w:rsidRDefault="00DD39E3" w:rsidP="00DD39E3">
            <w:pPr>
              <w:jc w:val="center"/>
              <w:rPr>
                <w:rFonts w:cs="Times New Roman"/>
                <w:sz w:val="18"/>
                <w:szCs w:val="18"/>
              </w:rPr>
            </w:pPr>
            <w:r w:rsidRPr="008A66D9">
              <w:rPr>
                <w:rFonts w:cs="Times New Roman"/>
                <w:sz w:val="18"/>
                <w:szCs w:val="18"/>
              </w:rPr>
              <w:t>标准差</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691C8CE" w14:textId="309ADCC2" w:rsidR="00813B99" w:rsidRPr="008A66D9" w:rsidRDefault="00813B99" w:rsidP="00DD39E3">
            <w:pPr>
              <w:jc w:val="center"/>
              <w:rPr>
                <w:rFonts w:cs="Times New Roman"/>
                <w:sz w:val="18"/>
                <w:szCs w:val="18"/>
              </w:rPr>
            </w:pPr>
            <w:r w:rsidRPr="008A66D9">
              <w:rPr>
                <w:rFonts w:cs="Times New Roman"/>
                <w:sz w:val="18"/>
                <w:szCs w:val="18"/>
              </w:rPr>
              <w:t>0.0392</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21D13691" w14:textId="4013C2F6" w:rsidR="00813B99" w:rsidRPr="008A66D9" w:rsidRDefault="00813B99" w:rsidP="00DD39E3">
            <w:pPr>
              <w:jc w:val="center"/>
              <w:rPr>
                <w:rFonts w:cs="Times New Roman"/>
                <w:sz w:val="18"/>
                <w:szCs w:val="18"/>
              </w:rPr>
            </w:pPr>
            <w:r w:rsidRPr="008A66D9">
              <w:rPr>
                <w:rFonts w:cs="Times New Roman"/>
                <w:sz w:val="18"/>
                <w:szCs w:val="18"/>
              </w:rPr>
              <w:t>0.0642</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2272733" w14:textId="512B31F4" w:rsidR="00813B99" w:rsidRPr="008A66D9" w:rsidRDefault="00813B99" w:rsidP="00DD39E3">
            <w:pPr>
              <w:jc w:val="center"/>
              <w:rPr>
                <w:rFonts w:cs="Times New Roman"/>
                <w:sz w:val="18"/>
                <w:szCs w:val="18"/>
              </w:rPr>
            </w:pPr>
            <w:r w:rsidRPr="008A66D9">
              <w:rPr>
                <w:rFonts w:cs="Times New Roman"/>
                <w:sz w:val="18"/>
                <w:szCs w:val="18"/>
              </w:rPr>
              <w:t>0.0642</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317B727" w14:textId="01284EA3" w:rsidR="00813B99" w:rsidRPr="008A66D9" w:rsidRDefault="00813B99" w:rsidP="00DD39E3">
            <w:pPr>
              <w:jc w:val="center"/>
              <w:rPr>
                <w:rFonts w:cs="Times New Roman"/>
                <w:sz w:val="18"/>
                <w:szCs w:val="18"/>
              </w:rPr>
            </w:pPr>
            <w:r w:rsidRPr="008A66D9">
              <w:rPr>
                <w:rFonts w:cs="Times New Roman"/>
                <w:sz w:val="18"/>
                <w:szCs w:val="18"/>
              </w:rPr>
              <w:t>0.0351</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FDA351A" w14:textId="025D7366" w:rsidR="00813B99" w:rsidRPr="008A66D9" w:rsidRDefault="00813B99" w:rsidP="00DD39E3">
            <w:pPr>
              <w:jc w:val="center"/>
              <w:rPr>
                <w:rFonts w:cs="Times New Roman"/>
                <w:sz w:val="18"/>
                <w:szCs w:val="18"/>
              </w:rPr>
            </w:pPr>
            <w:r w:rsidRPr="008A66D9">
              <w:rPr>
                <w:rFonts w:cs="Times New Roman"/>
                <w:sz w:val="18"/>
                <w:szCs w:val="18"/>
              </w:rPr>
              <w:t>0.0657</w:t>
            </w:r>
          </w:p>
        </w:tc>
        <w:tc>
          <w:tcPr>
            <w:tcW w:w="510"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133E96F" w14:textId="5620BBAA" w:rsidR="00813B99" w:rsidRPr="008A66D9" w:rsidRDefault="00813B99" w:rsidP="00DD39E3">
            <w:pPr>
              <w:jc w:val="center"/>
              <w:rPr>
                <w:rFonts w:cs="Times New Roman"/>
                <w:sz w:val="18"/>
                <w:szCs w:val="18"/>
              </w:rPr>
            </w:pPr>
            <w:r w:rsidRPr="008A66D9">
              <w:rPr>
                <w:rFonts w:cs="Times New Roman"/>
                <w:sz w:val="18"/>
                <w:szCs w:val="18"/>
              </w:rPr>
              <w:t>2.6092</w:t>
            </w:r>
          </w:p>
        </w:tc>
        <w:tc>
          <w:tcPr>
            <w:tcW w:w="510"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F8F09A4" w14:textId="40CC4328" w:rsidR="00813B99" w:rsidRPr="008A66D9" w:rsidRDefault="00813B99" w:rsidP="00DD39E3">
            <w:pPr>
              <w:jc w:val="center"/>
              <w:rPr>
                <w:rFonts w:cs="Times New Roman"/>
                <w:sz w:val="18"/>
                <w:szCs w:val="18"/>
              </w:rPr>
            </w:pPr>
            <w:r w:rsidRPr="008A66D9">
              <w:rPr>
                <w:rFonts w:cs="Times New Roman"/>
                <w:sz w:val="18"/>
                <w:szCs w:val="18"/>
              </w:rPr>
              <w:t>8.4586</w:t>
            </w:r>
          </w:p>
        </w:tc>
        <w:tc>
          <w:tcPr>
            <w:tcW w:w="558"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7D718289" w14:textId="77393151" w:rsidR="00813B99" w:rsidRPr="008A66D9" w:rsidRDefault="00813B99" w:rsidP="00DD39E3">
            <w:pPr>
              <w:jc w:val="center"/>
              <w:rPr>
                <w:rFonts w:cs="Times New Roman"/>
                <w:sz w:val="18"/>
                <w:szCs w:val="18"/>
              </w:rPr>
            </w:pPr>
            <w:r w:rsidRPr="008A66D9">
              <w:rPr>
                <w:rFonts w:cs="Times New Roman"/>
                <w:sz w:val="18"/>
                <w:szCs w:val="18"/>
              </w:rPr>
              <w:t>58.5659</w:t>
            </w:r>
          </w:p>
        </w:tc>
        <w:tc>
          <w:tcPr>
            <w:tcW w:w="506"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06A9B730" w14:textId="6825DDD2" w:rsidR="00813B99" w:rsidRPr="008A66D9" w:rsidRDefault="00813B99" w:rsidP="00DD39E3">
            <w:pPr>
              <w:jc w:val="center"/>
              <w:rPr>
                <w:rFonts w:cs="Times New Roman"/>
                <w:sz w:val="18"/>
                <w:szCs w:val="18"/>
              </w:rPr>
            </w:pPr>
            <w:r w:rsidRPr="008A66D9">
              <w:rPr>
                <w:rFonts w:cs="Times New Roman"/>
                <w:sz w:val="18"/>
                <w:szCs w:val="18"/>
              </w:rPr>
              <w:t>18.4777</w:t>
            </w:r>
          </w:p>
        </w:tc>
      </w:tr>
      <w:tr w:rsidR="00813B99" w:rsidRPr="008A66D9" w14:paraId="26A99B44" w14:textId="77777777" w:rsidTr="00A7790F">
        <w:trPr>
          <w:trHeight w:val="320"/>
        </w:trPr>
        <w:tc>
          <w:tcPr>
            <w:tcW w:w="486" w:type="pct"/>
            <w:tcBorders>
              <w:top w:val="nil"/>
              <w:left w:val="nil"/>
              <w:bottom w:val="nil"/>
              <w:right w:val="single" w:sz="6" w:space="0" w:color="auto"/>
            </w:tcBorders>
            <w:shd w:val="clear" w:color="auto" w:fill="auto"/>
            <w:tcMar>
              <w:top w:w="15" w:type="dxa"/>
              <w:left w:w="15" w:type="dxa"/>
              <w:bottom w:w="0" w:type="dxa"/>
              <w:right w:w="15" w:type="dxa"/>
            </w:tcMar>
            <w:vAlign w:val="center"/>
            <w:hideMark/>
          </w:tcPr>
          <w:p w14:paraId="7380FDFD" w14:textId="5A90BD93" w:rsidR="00813B99" w:rsidRPr="008A66D9" w:rsidRDefault="00DD39E3" w:rsidP="00DD39E3">
            <w:pPr>
              <w:jc w:val="center"/>
              <w:rPr>
                <w:rFonts w:cs="Times New Roman"/>
                <w:sz w:val="18"/>
                <w:szCs w:val="18"/>
              </w:rPr>
            </w:pPr>
            <w:r w:rsidRPr="008A66D9">
              <w:rPr>
                <w:rFonts w:cs="Times New Roman"/>
                <w:sz w:val="18"/>
                <w:szCs w:val="18"/>
              </w:rPr>
              <w:t>最小值</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69CDA28" w14:textId="0FBBA2A0" w:rsidR="00813B99" w:rsidRPr="008A66D9" w:rsidRDefault="00813B99" w:rsidP="00DD39E3">
            <w:pPr>
              <w:jc w:val="center"/>
              <w:rPr>
                <w:rFonts w:cs="Times New Roman"/>
                <w:sz w:val="18"/>
                <w:szCs w:val="18"/>
              </w:rPr>
            </w:pPr>
            <w:r w:rsidRPr="008A66D9">
              <w:rPr>
                <w:rFonts w:cs="Times New Roman"/>
                <w:sz w:val="18"/>
                <w:szCs w:val="18"/>
              </w:rPr>
              <w:t>0.7921</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A6A0520" w14:textId="2C5A85BB" w:rsidR="00813B99" w:rsidRPr="008A66D9" w:rsidRDefault="00813B99" w:rsidP="00DD39E3">
            <w:pPr>
              <w:jc w:val="center"/>
              <w:rPr>
                <w:rFonts w:cs="Times New Roman"/>
                <w:sz w:val="18"/>
                <w:szCs w:val="18"/>
              </w:rPr>
            </w:pPr>
            <w:r w:rsidRPr="008A66D9">
              <w:rPr>
                <w:rFonts w:cs="Times New Roman"/>
                <w:sz w:val="18"/>
                <w:szCs w:val="18"/>
              </w:rPr>
              <w:t>0.6558</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1053793D" w14:textId="27C913DA" w:rsidR="00813B99" w:rsidRPr="008A66D9" w:rsidRDefault="00813B99" w:rsidP="00DD39E3">
            <w:pPr>
              <w:jc w:val="center"/>
              <w:rPr>
                <w:rFonts w:cs="Times New Roman"/>
                <w:sz w:val="18"/>
                <w:szCs w:val="18"/>
              </w:rPr>
            </w:pPr>
            <w:r w:rsidRPr="008A66D9">
              <w:rPr>
                <w:rFonts w:cs="Times New Roman"/>
                <w:sz w:val="18"/>
                <w:szCs w:val="18"/>
              </w:rPr>
              <w:t>0.0564</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D5EE01D" w14:textId="680B5F85" w:rsidR="00813B99" w:rsidRPr="008A66D9" w:rsidRDefault="00813B99" w:rsidP="00DD39E3">
            <w:pPr>
              <w:jc w:val="center"/>
              <w:rPr>
                <w:rFonts w:cs="Times New Roman"/>
                <w:sz w:val="18"/>
                <w:szCs w:val="18"/>
              </w:rPr>
            </w:pPr>
            <w:r w:rsidRPr="008A66D9">
              <w:rPr>
                <w:rFonts w:cs="Times New Roman"/>
                <w:sz w:val="18"/>
                <w:szCs w:val="18"/>
              </w:rPr>
              <w:t>0.0266</w:t>
            </w:r>
          </w:p>
        </w:tc>
        <w:tc>
          <w:tcPr>
            <w:tcW w:w="486"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6BC8B942" w14:textId="175C5C8B" w:rsidR="00813B99" w:rsidRPr="008A66D9" w:rsidRDefault="00813B99" w:rsidP="00DD39E3">
            <w:pPr>
              <w:jc w:val="center"/>
              <w:rPr>
                <w:rFonts w:cs="Times New Roman"/>
                <w:sz w:val="18"/>
                <w:szCs w:val="18"/>
              </w:rPr>
            </w:pPr>
            <w:r w:rsidRPr="008A66D9">
              <w:rPr>
                <w:rFonts w:cs="Times New Roman"/>
                <w:sz w:val="18"/>
                <w:szCs w:val="18"/>
              </w:rPr>
              <w:t>0.0087</w:t>
            </w:r>
          </w:p>
        </w:tc>
        <w:tc>
          <w:tcPr>
            <w:tcW w:w="510"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0E781B94" w14:textId="4D56F133" w:rsidR="00813B99" w:rsidRPr="008A66D9" w:rsidRDefault="00813B99" w:rsidP="00DD39E3">
            <w:pPr>
              <w:jc w:val="center"/>
              <w:rPr>
                <w:rFonts w:cs="Times New Roman"/>
                <w:sz w:val="18"/>
                <w:szCs w:val="18"/>
              </w:rPr>
            </w:pPr>
            <w:r w:rsidRPr="008A66D9">
              <w:rPr>
                <w:rFonts w:cs="Times New Roman"/>
                <w:sz w:val="18"/>
                <w:szCs w:val="18"/>
              </w:rPr>
              <w:t>0.8788</w:t>
            </w:r>
          </w:p>
        </w:tc>
        <w:tc>
          <w:tcPr>
            <w:tcW w:w="510"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30C6C752" w14:textId="1B700DEB" w:rsidR="00813B99" w:rsidRPr="008A66D9" w:rsidRDefault="00813B99" w:rsidP="00DD39E3">
            <w:pPr>
              <w:jc w:val="center"/>
              <w:rPr>
                <w:rFonts w:cs="Times New Roman"/>
                <w:sz w:val="18"/>
                <w:szCs w:val="18"/>
              </w:rPr>
            </w:pPr>
            <w:r w:rsidRPr="008A66D9">
              <w:rPr>
                <w:rFonts w:cs="Times New Roman"/>
                <w:sz w:val="18"/>
                <w:szCs w:val="18"/>
              </w:rPr>
              <w:t>1.5322</w:t>
            </w:r>
          </w:p>
        </w:tc>
        <w:tc>
          <w:tcPr>
            <w:tcW w:w="558" w:type="pct"/>
            <w:tcBorders>
              <w:top w:val="nil"/>
              <w:left w:val="single" w:sz="6" w:space="0" w:color="auto"/>
              <w:bottom w:val="nil"/>
              <w:right w:val="single" w:sz="6" w:space="0" w:color="auto"/>
            </w:tcBorders>
            <w:shd w:val="clear" w:color="auto" w:fill="auto"/>
            <w:tcMar>
              <w:top w:w="15" w:type="dxa"/>
              <w:left w:w="15" w:type="dxa"/>
              <w:bottom w:w="0" w:type="dxa"/>
              <w:right w:w="15" w:type="dxa"/>
            </w:tcMar>
            <w:vAlign w:val="center"/>
            <w:hideMark/>
          </w:tcPr>
          <w:p w14:paraId="54D9645D" w14:textId="34D2A26D" w:rsidR="00813B99" w:rsidRPr="008A66D9" w:rsidRDefault="00813B99" w:rsidP="00DD39E3">
            <w:pPr>
              <w:jc w:val="center"/>
              <w:rPr>
                <w:rFonts w:cs="Times New Roman"/>
                <w:sz w:val="18"/>
                <w:szCs w:val="18"/>
              </w:rPr>
            </w:pPr>
            <w:r w:rsidRPr="008A66D9">
              <w:rPr>
                <w:rFonts w:cs="Times New Roman"/>
                <w:sz w:val="18"/>
                <w:szCs w:val="18"/>
              </w:rPr>
              <w:t>17.2337</w:t>
            </w:r>
          </w:p>
        </w:tc>
        <w:tc>
          <w:tcPr>
            <w:tcW w:w="506" w:type="pct"/>
            <w:tcBorders>
              <w:top w:val="nil"/>
              <w:left w:val="single" w:sz="6" w:space="0" w:color="auto"/>
              <w:bottom w:val="nil"/>
              <w:right w:val="nil"/>
            </w:tcBorders>
            <w:shd w:val="clear" w:color="auto" w:fill="auto"/>
            <w:tcMar>
              <w:top w:w="15" w:type="dxa"/>
              <w:left w:w="15" w:type="dxa"/>
              <w:bottom w:w="0" w:type="dxa"/>
              <w:right w:w="15" w:type="dxa"/>
            </w:tcMar>
            <w:vAlign w:val="center"/>
            <w:hideMark/>
          </w:tcPr>
          <w:p w14:paraId="32EC19E1" w14:textId="0FADEFF7" w:rsidR="00813B99" w:rsidRPr="008A66D9" w:rsidRDefault="00813B99" w:rsidP="00DD39E3">
            <w:pPr>
              <w:jc w:val="center"/>
              <w:rPr>
                <w:rFonts w:cs="Times New Roman"/>
                <w:sz w:val="18"/>
                <w:szCs w:val="18"/>
              </w:rPr>
            </w:pPr>
            <w:r w:rsidRPr="008A66D9">
              <w:rPr>
                <w:rFonts w:cs="Times New Roman"/>
                <w:sz w:val="18"/>
                <w:szCs w:val="18"/>
              </w:rPr>
              <w:t>6.5563</w:t>
            </w:r>
          </w:p>
        </w:tc>
      </w:tr>
      <w:tr w:rsidR="00813B99" w:rsidRPr="008A66D9" w14:paraId="172AEBD6" w14:textId="77777777" w:rsidTr="00A7790F">
        <w:trPr>
          <w:trHeight w:val="320"/>
        </w:trPr>
        <w:tc>
          <w:tcPr>
            <w:tcW w:w="486" w:type="pct"/>
            <w:tcBorders>
              <w:top w:val="nil"/>
              <w:left w:val="nil"/>
              <w:bottom w:val="single" w:sz="12" w:space="0" w:color="080000"/>
              <w:right w:val="single" w:sz="6" w:space="0" w:color="auto"/>
            </w:tcBorders>
            <w:shd w:val="clear" w:color="auto" w:fill="auto"/>
            <w:tcMar>
              <w:top w:w="15" w:type="dxa"/>
              <w:left w:w="15" w:type="dxa"/>
              <w:bottom w:w="0" w:type="dxa"/>
              <w:right w:w="15" w:type="dxa"/>
            </w:tcMar>
            <w:vAlign w:val="center"/>
            <w:hideMark/>
          </w:tcPr>
          <w:p w14:paraId="53B640F7" w14:textId="0AF33C13" w:rsidR="00813B99" w:rsidRPr="008A66D9" w:rsidRDefault="00DD39E3" w:rsidP="00DD39E3">
            <w:pPr>
              <w:jc w:val="center"/>
              <w:rPr>
                <w:rFonts w:cs="Times New Roman"/>
                <w:sz w:val="18"/>
                <w:szCs w:val="18"/>
              </w:rPr>
            </w:pPr>
            <w:r w:rsidRPr="008A66D9">
              <w:rPr>
                <w:rFonts w:cs="Times New Roman"/>
                <w:sz w:val="18"/>
                <w:szCs w:val="18"/>
              </w:rPr>
              <w:t>最大值</w:t>
            </w:r>
          </w:p>
        </w:tc>
        <w:tc>
          <w:tcPr>
            <w:tcW w:w="486" w:type="pct"/>
            <w:tcBorders>
              <w:top w:val="nil"/>
              <w:left w:val="single" w:sz="6" w:space="0" w:color="auto"/>
              <w:bottom w:val="single" w:sz="12" w:space="0" w:color="auto"/>
              <w:right w:val="single" w:sz="6" w:space="0" w:color="auto"/>
            </w:tcBorders>
            <w:shd w:val="clear" w:color="auto" w:fill="auto"/>
            <w:tcMar>
              <w:top w:w="15" w:type="dxa"/>
              <w:left w:w="15" w:type="dxa"/>
              <w:bottom w:w="0" w:type="dxa"/>
              <w:right w:w="15" w:type="dxa"/>
            </w:tcMar>
            <w:vAlign w:val="center"/>
            <w:hideMark/>
          </w:tcPr>
          <w:p w14:paraId="11E72597" w14:textId="1EDB8B55" w:rsidR="00813B99" w:rsidRPr="008A66D9" w:rsidRDefault="00813B99" w:rsidP="00DD39E3">
            <w:pPr>
              <w:jc w:val="center"/>
              <w:rPr>
                <w:rFonts w:cs="Times New Roman"/>
                <w:sz w:val="18"/>
                <w:szCs w:val="18"/>
              </w:rPr>
            </w:pPr>
            <w:r w:rsidRPr="008A66D9">
              <w:rPr>
                <w:rFonts w:cs="Times New Roman"/>
                <w:sz w:val="18"/>
                <w:szCs w:val="18"/>
              </w:rPr>
              <w:t>0.9710</w:t>
            </w:r>
          </w:p>
        </w:tc>
        <w:tc>
          <w:tcPr>
            <w:tcW w:w="486"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6B99CDDF" w14:textId="677D02FC" w:rsidR="00813B99" w:rsidRPr="008A66D9" w:rsidRDefault="00813B99" w:rsidP="00DD39E3">
            <w:pPr>
              <w:jc w:val="center"/>
              <w:rPr>
                <w:rFonts w:cs="Times New Roman"/>
                <w:sz w:val="18"/>
                <w:szCs w:val="18"/>
              </w:rPr>
            </w:pPr>
            <w:r w:rsidRPr="008A66D9">
              <w:rPr>
                <w:rFonts w:cs="Times New Roman"/>
                <w:sz w:val="18"/>
                <w:szCs w:val="18"/>
              </w:rPr>
              <w:t>0.9436</w:t>
            </w:r>
          </w:p>
        </w:tc>
        <w:tc>
          <w:tcPr>
            <w:tcW w:w="486"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067BD0D0" w14:textId="41E865D9" w:rsidR="00813B99" w:rsidRPr="008A66D9" w:rsidRDefault="00813B99" w:rsidP="00DD39E3">
            <w:pPr>
              <w:jc w:val="center"/>
              <w:rPr>
                <w:rFonts w:cs="Times New Roman"/>
                <w:sz w:val="18"/>
                <w:szCs w:val="18"/>
              </w:rPr>
            </w:pPr>
            <w:r w:rsidRPr="008A66D9">
              <w:rPr>
                <w:rFonts w:cs="Times New Roman"/>
                <w:sz w:val="18"/>
                <w:szCs w:val="18"/>
              </w:rPr>
              <w:t>0.3442</w:t>
            </w:r>
          </w:p>
        </w:tc>
        <w:tc>
          <w:tcPr>
            <w:tcW w:w="486"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57066526" w14:textId="0B9809AE" w:rsidR="00813B99" w:rsidRPr="008A66D9" w:rsidRDefault="00813B99" w:rsidP="00DD39E3">
            <w:pPr>
              <w:jc w:val="center"/>
              <w:rPr>
                <w:rFonts w:cs="Times New Roman"/>
                <w:sz w:val="18"/>
                <w:szCs w:val="18"/>
              </w:rPr>
            </w:pPr>
            <w:r w:rsidRPr="008A66D9">
              <w:rPr>
                <w:rFonts w:cs="Times New Roman"/>
                <w:sz w:val="18"/>
                <w:szCs w:val="18"/>
              </w:rPr>
              <w:t>0.1705</w:t>
            </w:r>
          </w:p>
        </w:tc>
        <w:tc>
          <w:tcPr>
            <w:tcW w:w="486"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2B633561" w14:textId="62B81580" w:rsidR="00813B99" w:rsidRPr="008A66D9" w:rsidRDefault="00813B99" w:rsidP="00DD39E3">
            <w:pPr>
              <w:jc w:val="center"/>
              <w:rPr>
                <w:rFonts w:cs="Times New Roman"/>
                <w:sz w:val="18"/>
                <w:szCs w:val="18"/>
              </w:rPr>
            </w:pPr>
            <w:r w:rsidRPr="008A66D9">
              <w:rPr>
                <w:rFonts w:cs="Times New Roman"/>
                <w:sz w:val="18"/>
                <w:szCs w:val="18"/>
              </w:rPr>
              <w:t>0.3110</w:t>
            </w:r>
          </w:p>
        </w:tc>
        <w:tc>
          <w:tcPr>
            <w:tcW w:w="510"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18038429" w14:textId="4B1DBFAB" w:rsidR="00813B99" w:rsidRPr="008A66D9" w:rsidRDefault="00813B99" w:rsidP="00DD39E3">
            <w:pPr>
              <w:jc w:val="center"/>
              <w:rPr>
                <w:rFonts w:cs="Times New Roman"/>
                <w:sz w:val="18"/>
                <w:szCs w:val="18"/>
              </w:rPr>
            </w:pPr>
            <w:r w:rsidRPr="008A66D9">
              <w:rPr>
                <w:rFonts w:cs="Times New Roman"/>
                <w:sz w:val="18"/>
                <w:szCs w:val="18"/>
              </w:rPr>
              <w:t>11.8085</w:t>
            </w:r>
          </w:p>
        </w:tc>
        <w:tc>
          <w:tcPr>
            <w:tcW w:w="510"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59F1DC07" w14:textId="4F4ED9BD" w:rsidR="00813B99" w:rsidRPr="008A66D9" w:rsidRDefault="00813B99" w:rsidP="00DD39E3">
            <w:pPr>
              <w:jc w:val="center"/>
              <w:rPr>
                <w:rFonts w:cs="Times New Roman"/>
                <w:sz w:val="18"/>
                <w:szCs w:val="18"/>
              </w:rPr>
            </w:pPr>
            <w:r w:rsidRPr="008A66D9">
              <w:rPr>
                <w:rFonts w:cs="Times New Roman"/>
                <w:sz w:val="18"/>
                <w:szCs w:val="18"/>
              </w:rPr>
              <w:t>34.1739</w:t>
            </w:r>
          </w:p>
        </w:tc>
        <w:tc>
          <w:tcPr>
            <w:tcW w:w="558" w:type="pct"/>
            <w:tcBorders>
              <w:top w:val="nil"/>
              <w:left w:val="single" w:sz="6" w:space="0" w:color="auto"/>
              <w:bottom w:val="single" w:sz="12" w:space="0" w:color="080000"/>
              <w:right w:val="single" w:sz="6" w:space="0" w:color="auto"/>
            </w:tcBorders>
            <w:shd w:val="clear" w:color="auto" w:fill="auto"/>
            <w:tcMar>
              <w:top w:w="15" w:type="dxa"/>
              <w:left w:w="15" w:type="dxa"/>
              <w:bottom w:w="0" w:type="dxa"/>
              <w:right w:w="15" w:type="dxa"/>
            </w:tcMar>
            <w:vAlign w:val="center"/>
            <w:hideMark/>
          </w:tcPr>
          <w:p w14:paraId="2E92EF28" w14:textId="1F04009A" w:rsidR="00813B99" w:rsidRPr="008A66D9" w:rsidRDefault="00813B99" w:rsidP="00DD39E3">
            <w:pPr>
              <w:jc w:val="center"/>
              <w:rPr>
                <w:rFonts w:cs="Times New Roman"/>
                <w:sz w:val="18"/>
                <w:szCs w:val="18"/>
              </w:rPr>
            </w:pPr>
            <w:r w:rsidRPr="008A66D9">
              <w:rPr>
                <w:rFonts w:cs="Times New Roman"/>
                <w:sz w:val="18"/>
                <w:szCs w:val="18"/>
              </w:rPr>
              <w:t>214.3953</w:t>
            </w:r>
          </w:p>
        </w:tc>
        <w:tc>
          <w:tcPr>
            <w:tcW w:w="506" w:type="pct"/>
            <w:tcBorders>
              <w:top w:val="nil"/>
              <w:left w:val="single" w:sz="6" w:space="0" w:color="auto"/>
              <w:bottom w:val="single" w:sz="12" w:space="0" w:color="080000"/>
              <w:right w:val="nil"/>
            </w:tcBorders>
            <w:shd w:val="clear" w:color="auto" w:fill="auto"/>
            <w:tcMar>
              <w:top w:w="15" w:type="dxa"/>
              <w:left w:w="15" w:type="dxa"/>
              <w:bottom w:w="0" w:type="dxa"/>
              <w:right w:w="15" w:type="dxa"/>
            </w:tcMar>
            <w:vAlign w:val="center"/>
            <w:hideMark/>
          </w:tcPr>
          <w:p w14:paraId="55ED999C" w14:textId="7797DEB8" w:rsidR="00813B99" w:rsidRPr="008A66D9" w:rsidRDefault="00813B99" w:rsidP="00DD39E3">
            <w:pPr>
              <w:jc w:val="center"/>
              <w:rPr>
                <w:rFonts w:cs="Times New Roman"/>
                <w:sz w:val="18"/>
                <w:szCs w:val="18"/>
              </w:rPr>
            </w:pPr>
            <w:r w:rsidRPr="008A66D9">
              <w:rPr>
                <w:rFonts w:cs="Times New Roman"/>
                <w:sz w:val="18"/>
                <w:szCs w:val="18"/>
              </w:rPr>
              <w:t>97.8589</w:t>
            </w:r>
          </w:p>
        </w:tc>
      </w:tr>
    </w:tbl>
    <w:p w14:paraId="4AF53D65" w14:textId="16BE5684" w:rsidR="00275887" w:rsidRDefault="00D65139" w:rsidP="005471F1">
      <w:pPr>
        <w:jc w:val="center"/>
      </w:pPr>
      <w:r>
        <w:rPr>
          <w:noProof/>
        </w:rPr>
        <w:drawing>
          <wp:inline distT="0" distB="0" distL="0" distR="0" wp14:anchorId="49B665EC" wp14:editId="07750700">
            <wp:extent cx="5553710" cy="3139440"/>
            <wp:effectExtent l="0" t="0" r="889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3710" cy="3139440"/>
                    </a:xfrm>
                    <a:prstGeom prst="rect">
                      <a:avLst/>
                    </a:prstGeom>
                    <a:noFill/>
                  </pic:spPr>
                </pic:pic>
              </a:graphicData>
            </a:graphic>
          </wp:inline>
        </w:drawing>
      </w:r>
    </w:p>
    <w:p w14:paraId="1F09C5A5" w14:textId="4E0914A6" w:rsidR="00D65139" w:rsidRPr="005471F1" w:rsidRDefault="00D65139" w:rsidP="005471F1">
      <w:pPr>
        <w:jc w:val="center"/>
        <w:rPr>
          <w:rFonts w:cs="Times New Roman"/>
          <w:sz w:val="18"/>
          <w:szCs w:val="18"/>
        </w:rPr>
      </w:pPr>
      <w:r w:rsidRPr="005471F1">
        <w:rPr>
          <w:rFonts w:cs="Times New Roman" w:hint="eastAsia"/>
          <w:sz w:val="18"/>
          <w:szCs w:val="18"/>
        </w:rPr>
        <w:t>(</w:t>
      </w:r>
      <w:r w:rsidRPr="005471F1">
        <w:rPr>
          <w:rFonts w:cs="Times New Roman"/>
          <w:sz w:val="18"/>
          <w:szCs w:val="18"/>
        </w:rPr>
        <w:t>a)</w:t>
      </w:r>
    </w:p>
    <w:p w14:paraId="4D6A0197" w14:textId="29B6DCE1" w:rsidR="00D65139" w:rsidRDefault="005471F1" w:rsidP="005471F1">
      <w:pPr>
        <w:jc w:val="center"/>
      </w:pPr>
      <w:r w:rsidRPr="005471F1">
        <w:rPr>
          <w:noProof/>
        </w:rPr>
        <w:lastRenderedPageBreak/>
        <w:drawing>
          <wp:inline distT="0" distB="0" distL="0" distR="0" wp14:anchorId="3625637D" wp14:editId="4499C32C">
            <wp:extent cx="5554800" cy="3547854"/>
            <wp:effectExtent l="0" t="0" r="8255"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7"/>
                    <a:stretch>
                      <a:fillRect/>
                    </a:stretch>
                  </pic:blipFill>
                  <pic:spPr>
                    <a:xfrm>
                      <a:off x="0" y="0"/>
                      <a:ext cx="5554800" cy="3547854"/>
                    </a:xfrm>
                    <a:prstGeom prst="rect">
                      <a:avLst/>
                    </a:prstGeom>
                  </pic:spPr>
                </pic:pic>
              </a:graphicData>
            </a:graphic>
          </wp:inline>
        </w:drawing>
      </w:r>
    </w:p>
    <w:p w14:paraId="674467FF" w14:textId="20E3AAFA" w:rsidR="005471F1" w:rsidRPr="005471F1" w:rsidRDefault="005471F1" w:rsidP="005471F1">
      <w:pPr>
        <w:jc w:val="center"/>
        <w:rPr>
          <w:rFonts w:cs="Times New Roman"/>
          <w:sz w:val="18"/>
          <w:szCs w:val="18"/>
        </w:rPr>
      </w:pPr>
      <w:r w:rsidRPr="005471F1">
        <w:rPr>
          <w:rFonts w:cs="Times New Roman" w:hint="eastAsia"/>
          <w:sz w:val="18"/>
          <w:szCs w:val="18"/>
        </w:rPr>
        <w:t>(</w:t>
      </w:r>
      <w:r w:rsidRPr="005471F1">
        <w:rPr>
          <w:rFonts w:cs="Times New Roman"/>
          <w:sz w:val="18"/>
          <w:szCs w:val="18"/>
        </w:rPr>
        <w:t>b)</w:t>
      </w:r>
    </w:p>
    <w:p w14:paraId="5922FAE8" w14:textId="798D0257" w:rsidR="005471F1" w:rsidRPr="005471F1" w:rsidRDefault="005471F1" w:rsidP="00E20851">
      <w:pPr>
        <w:spacing w:afterLines="50" w:after="156"/>
        <w:jc w:val="left"/>
        <w:rPr>
          <w:rFonts w:cs="Times New Roman"/>
          <w:sz w:val="18"/>
          <w:szCs w:val="18"/>
        </w:rPr>
      </w:pPr>
      <w:r w:rsidRPr="00E20851">
        <w:rPr>
          <w:rFonts w:cs="Times New Roman" w:hint="eastAsia"/>
          <w:b/>
          <w:bCs/>
          <w:sz w:val="18"/>
          <w:szCs w:val="18"/>
        </w:rPr>
        <w:t>图</w:t>
      </w:r>
      <w:r w:rsidRPr="00E20851">
        <w:rPr>
          <w:rFonts w:cs="Times New Roman" w:hint="eastAsia"/>
          <w:b/>
          <w:bCs/>
          <w:sz w:val="18"/>
          <w:szCs w:val="18"/>
        </w:rPr>
        <w:t>2</w:t>
      </w:r>
      <w:r w:rsidRPr="00E20851">
        <w:rPr>
          <w:rFonts w:cs="Times New Roman"/>
          <w:b/>
          <w:bCs/>
          <w:sz w:val="18"/>
          <w:szCs w:val="18"/>
        </w:rPr>
        <w:t>0</w:t>
      </w:r>
      <w:r w:rsidRPr="005471F1">
        <w:rPr>
          <w:rFonts w:cs="Times New Roman"/>
          <w:sz w:val="18"/>
          <w:szCs w:val="18"/>
        </w:rPr>
        <w:t xml:space="preserve"> </w:t>
      </w:r>
      <w:r w:rsidRPr="005471F1">
        <w:rPr>
          <w:rFonts w:cs="Times New Roman" w:hint="eastAsia"/>
          <w:sz w:val="18"/>
          <w:szCs w:val="18"/>
        </w:rPr>
        <w:t>分割结果图。图</w:t>
      </w:r>
      <w:r w:rsidRPr="005471F1">
        <w:rPr>
          <w:rFonts w:cs="Times New Roman" w:hint="eastAsia"/>
          <w:sz w:val="18"/>
          <w:szCs w:val="18"/>
        </w:rPr>
        <w:t>(</w:t>
      </w:r>
      <w:r w:rsidRPr="005471F1">
        <w:rPr>
          <w:rFonts w:cs="Times New Roman"/>
          <w:sz w:val="18"/>
          <w:szCs w:val="18"/>
        </w:rPr>
        <w:t>a)</w:t>
      </w:r>
      <w:r w:rsidRPr="005471F1">
        <w:rPr>
          <w:rFonts w:cs="Times New Roman" w:hint="eastAsia"/>
          <w:sz w:val="18"/>
          <w:szCs w:val="18"/>
        </w:rPr>
        <w:t>是</w:t>
      </w:r>
      <w:proofErr w:type="spellStart"/>
      <w:r w:rsidRPr="005471F1">
        <w:rPr>
          <w:rFonts w:cs="Times New Roman" w:hint="eastAsia"/>
          <w:sz w:val="18"/>
          <w:szCs w:val="18"/>
        </w:rPr>
        <w:t>KiU</w:t>
      </w:r>
      <w:proofErr w:type="spellEnd"/>
      <w:r w:rsidRPr="005471F1">
        <w:rPr>
          <w:rFonts w:cs="Times New Roman" w:hint="eastAsia"/>
          <w:sz w:val="18"/>
          <w:szCs w:val="18"/>
        </w:rPr>
        <w:t>-Net</w:t>
      </w:r>
      <w:r w:rsidRPr="005471F1">
        <w:rPr>
          <w:rFonts w:cs="Times New Roman" w:hint="eastAsia"/>
          <w:sz w:val="18"/>
          <w:szCs w:val="18"/>
        </w:rPr>
        <w:t>的实验结果，图</w:t>
      </w:r>
      <w:r w:rsidRPr="005471F1">
        <w:rPr>
          <w:rFonts w:cs="Times New Roman" w:hint="eastAsia"/>
          <w:sz w:val="18"/>
          <w:szCs w:val="18"/>
        </w:rPr>
        <w:t>(</w:t>
      </w:r>
      <w:r w:rsidRPr="005471F1">
        <w:rPr>
          <w:rFonts w:cs="Times New Roman"/>
          <w:sz w:val="18"/>
          <w:szCs w:val="18"/>
        </w:rPr>
        <w:t>b)</w:t>
      </w:r>
      <w:r w:rsidRPr="005471F1">
        <w:rPr>
          <w:rFonts w:cs="Times New Roman" w:hint="eastAsia"/>
          <w:sz w:val="18"/>
          <w:szCs w:val="18"/>
        </w:rPr>
        <w:t>是分割掩码</w:t>
      </w:r>
      <w:r w:rsidR="00E20851">
        <w:rPr>
          <w:rFonts w:cs="Times New Roman" w:hint="eastAsia"/>
          <w:sz w:val="18"/>
          <w:szCs w:val="18"/>
        </w:rPr>
        <w:t>。</w:t>
      </w:r>
    </w:p>
    <w:p w14:paraId="16F2BF94" w14:textId="116B38A2" w:rsidR="005D10AF" w:rsidRPr="005D10AF" w:rsidRDefault="00CC01AD" w:rsidP="005D10AF">
      <w:pPr>
        <w:pStyle w:val="1"/>
      </w:pPr>
      <w:bookmarkStart w:id="60" w:name="_Toc104039675"/>
      <w:r>
        <w:t>6</w:t>
      </w:r>
      <w:r w:rsidR="00284FF9" w:rsidRPr="00AD25FF">
        <w:t xml:space="preserve"> </w:t>
      </w:r>
      <w:r w:rsidR="00284FF9">
        <w:rPr>
          <w:rFonts w:hint="eastAsia"/>
        </w:rPr>
        <w:t>总结与展望</w:t>
      </w:r>
      <w:bookmarkEnd w:id="60"/>
    </w:p>
    <w:p w14:paraId="3BAB17B8" w14:textId="13B50079" w:rsidR="00284FF9" w:rsidRDefault="00CC01AD" w:rsidP="007703EA">
      <w:pPr>
        <w:pStyle w:val="2"/>
      </w:pPr>
      <w:bookmarkStart w:id="61" w:name="_Toc104039676"/>
      <w:r>
        <w:t>6</w:t>
      </w:r>
      <w:r w:rsidR="00284FF9" w:rsidRPr="00AD25FF">
        <w:t xml:space="preserve">.1 </w:t>
      </w:r>
      <w:r w:rsidR="007C2D86">
        <w:rPr>
          <w:rFonts w:hint="eastAsia"/>
        </w:rPr>
        <w:t>本文工作内容</w:t>
      </w:r>
      <w:bookmarkEnd w:id="61"/>
    </w:p>
    <w:p w14:paraId="2BF1BF18" w14:textId="6B44F482" w:rsidR="00467ABD" w:rsidRDefault="00225CC2" w:rsidP="00CE1325">
      <w:pPr>
        <w:ind w:firstLineChars="200" w:firstLine="420"/>
      </w:pPr>
      <w:r>
        <w:rPr>
          <w:rFonts w:hint="eastAsia"/>
        </w:rPr>
        <w:t>本文对于肝脏以及肝脏肿瘤图像分割任务的背景和</w:t>
      </w:r>
      <w:r w:rsidR="00467ABD">
        <w:rPr>
          <w:rFonts w:hint="eastAsia"/>
        </w:rPr>
        <w:t>研究现状</w:t>
      </w:r>
      <w:r>
        <w:rPr>
          <w:rFonts w:hint="eastAsia"/>
        </w:rPr>
        <w:t>做了详尽的介绍。主要是详细的介绍了</w:t>
      </w:r>
      <w:r w:rsidR="00BE0CE4">
        <w:rPr>
          <w:rFonts w:hint="eastAsia"/>
        </w:rPr>
        <w:t>U-Net</w:t>
      </w:r>
      <w:r w:rsidR="002A0992">
        <w:rPr>
          <w:rFonts w:hint="eastAsia"/>
        </w:rPr>
        <w:t>与</w:t>
      </w:r>
      <w:proofErr w:type="spellStart"/>
      <w:r w:rsidR="002A0992">
        <w:rPr>
          <w:rFonts w:hint="eastAsia"/>
        </w:rPr>
        <w:t>KiU</w:t>
      </w:r>
      <w:proofErr w:type="spellEnd"/>
      <w:r w:rsidR="002A0992">
        <w:rPr>
          <w:rFonts w:hint="eastAsia"/>
        </w:rPr>
        <w:t>-Net</w:t>
      </w:r>
      <w:r>
        <w:rPr>
          <w:rFonts w:hint="eastAsia"/>
        </w:rPr>
        <w:t>模型，</w:t>
      </w:r>
      <w:r w:rsidR="002A0992">
        <w:rPr>
          <w:rFonts w:hint="eastAsia"/>
        </w:rPr>
        <w:t>针对</w:t>
      </w:r>
      <w:r w:rsidR="002A0992">
        <w:rPr>
          <w:rFonts w:hint="eastAsia"/>
        </w:rPr>
        <w:t>U</w:t>
      </w:r>
      <w:r w:rsidR="002A0992">
        <w:t>-</w:t>
      </w:r>
      <w:r w:rsidR="002A0992">
        <w:rPr>
          <w:rFonts w:hint="eastAsia"/>
        </w:rPr>
        <w:t>Net</w:t>
      </w:r>
      <w:r w:rsidR="002A0992">
        <w:rPr>
          <w:rFonts w:hint="eastAsia"/>
        </w:rPr>
        <w:t>模型无法精确分割肝脏图像边界的问题，使用</w:t>
      </w:r>
      <w:proofErr w:type="spellStart"/>
      <w:r w:rsidR="002A0992">
        <w:rPr>
          <w:rFonts w:hint="eastAsia"/>
        </w:rPr>
        <w:t>KiU</w:t>
      </w:r>
      <w:proofErr w:type="spellEnd"/>
      <w:r w:rsidR="002A0992">
        <w:rPr>
          <w:rFonts w:hint="eastAsia"/>
        </w:rPr>
        <w:t>-Net</w:t>
      </w:r>
      <w:r w:rsidR="002A0992">
        <w:rPr>
          <w:rFonts w:hint="eastAsia"/>
        </w:rPr>
        <w:t>模型进行解决，最后在肝脏分割的任务上设计了实验对模型的有效性进行了验证</w:t>
      </w:r>
      <w:r w:rsidR="00467ABD">
        <w:rPr>
          <w:rFonts w:hint="eastAsia"/>
        </w:rPr>
        <w:t>。本文完成的工作如下：</w:t>
      </w:r>
    </w:p>
    <w:p w14:paraId="5F5F2DD4" w14:textId="4C88D420" w:rsidR="00467ABD" w:rsidRDefault="006D33B0" w:rsidP="00CE1325">
      <w:pPr>
        <w:ind w:firstLineChars="200" w:firstLine="420"/>
      </w:pPr>
      <w:r>
        <w:rPr>
          <w:rFonts w:hint="eastAsia"/>
        </w:rPr>
        <w:t>（</w:t>
      </w:r>
      <w:r>
        <w:rPr>
          <w:rFonts w:hint="eastAsia"/>
        </w:rPr>
        <w:t>1</w:t>
      </w:r>
      <w:r>
        <w:rPr>
          <w:rFonts w:hint="eastAsia"/>
        </w:rPr>
        <w:t>）</w:t>
      </w:r>
      <w:r w:rsidR="004223C2">
        <w:rPr>
          <w:rFonts w:hint="eastAsia"/>
        </w:rPr>
        <w:t>详细的介绍了神经网络的一些基础知识</w:t>
      </w:r>
      <w:r w:rsidR="006B581C">
        <w:rPr>
          <w:rFonts w:hint="eastAsia"/>
        </w:rPr>
        <w:t>。如</w:t>
      </w:r>
      <w:r w:rsidR="004223C2">
        <w:rPr>
          <w:rFonts w:hint="eastAsia"/>
        </w:rPr>
        <w:t>由生物神经元到人工神经元的抽象，人工神经元的模型；</w:t>
      </w:r>
      <w:r w:rsidR="00CE1325">
        <w:rPr>
          <w:rFonts w:hint="eastAsia"/>
        </w:rPr>
        <w:t>以单层感知机模型为例详尽的介绍了浅层神经网络的算法原理</w:t>
      </w:r>
      <w:r w:rsidR="006B581C">
        <w:rPr>
          <w:rFonts w:hint="eastAsia"/>
        </w:rPr>
        <w:t>，理解了算法的目标是什么，怎样定义损失函数，怎样更新模型的权重；总结了浅层神经网络的特点和局限。</w:t>
      </w:r>
    </w:p>
    <w:p w14:paraId="490C7F7D" w14:textId="7D3358BE" w:rsidR="004223C2" w:rsidRDefault="006D33B0" w:rsidP="00CE1325">
      <w:pPr>
        <w:ind w:firstLineChars="200" w:firstLine="420"/>
      </w:pPr>
      <w:r>
        <w:rPr>
          <w:rFonts w:hint="eastAsia"/>
        </w:rPr>
        <w:t>（</w:t>
      </w:r>
      <w:r>
        <w:rPr>
          <w:rFonts w:hint="eastAsia"/>
        </w:rPr>
        <w:t>2</w:t>
      </w:r>
      <w:r>
        <w:rPr>
          <w:rFonts w:hint="eastAsia"/>
        </w:rPr>
        <w:t>）</w:t>
      </w:r>
      <w:r w:rsidR="006B581C">
        <w:rPr>
          <w:rFonts w:hint="eastAsia"/>
        </w:rPr>
        <w:t>介绍了深度学习的近年来取得很大进展的一些因素，深度学习网络发展的历程以及层数增加的意义。还详细的介绍了如何去训练一个深度学习的网络，设计的原则是什么。</w:t>
      </w:r>
    </w:p>
    <w:p w14:paraId="35E0781F" w14:textId="4D27ECA1" w:rsidR="006B581C" w:rsidRDefault="006B581C" w:rsidP="00CE1325">
      <w:pPr>
        <w:ind w:firstLineChars="200" w:firstLine="420"/>
      </w:pPr>
      <w:r>
        <w:rPr>
          <w:rFonts w:hint="eastAsia"/>
        </w:rPr>
        <w:t>（</w:t>
      </w:r>
      <w:r>
        <w:t>3</w:t>
      </w:r>
      <w:r>
        <w:rPr>
          <w:rFonts w:hint="eastAsia"/>
        </w:rPr>
        <w:t>）以</w:t>
      </w:r>
      <w:r>
        <w:rPr>
          <w:rFonts w:hint="eastAsia"/>
        </w:rPr>
        <w:t>VGG</w:t>
      </w:r>
      <w:r>
        <w:t>16</w:t>
      </w:r>
      <w:r>
        <w:rPr>
          <w:rFonts w:hint="eastAsia"/>
        </w:rPr>
        <w:t>这个经典的卷积神经网络为例，介绍了卷积神经网络的组成，以及每一层的作用，还介绍了</w:t>
      </w:r>
      <w:r w:rsidR="002A0992">
        <w:rPr>
          <w:rFonts w:hint="eastAsia"/>
        </w:rPr>
        <w:t>图像分割</w:t>
      </w:r>
      <w:r>
        <w:rPr>
          <w:rFonts w:hint="eastAsia"/>
        </w:rPr>
        <w:t>的</w:t>
      </w:r>
      <w:r w:rsidR="002A0992">
        <w:rPr>
          <w:rFonts w:hint="eastAsia"/>
        </w:rPr>
        <w:t>简单</w:t>
      </w:r>
      <w:r>
        <w:rPr>
          <w:rFonts w:hint="eastAsia"/>
        </w:rPr>
        <w:t>评价指标。</w:t>
      </w:r>
    </w:p>
    <w:p w14:paraId="3F74529B" w14:textId="0FADB4D5" w:rsidR="006B581C" w:rsidRDefault="006B581C" w:rsidP="00CE1325">
      <w:pPr>
        <w:ind w:firstLineChars="200" w:firstLine="420"/>
      </w:pPr>
      <w:r>
        <w:rPr>
          <w:rFonts w:hint="eastAsia"/>
        </w:rPr>
        <w:t>（</w:t>
      </w:r>
      <w:r>
        <w:rPr>
          <w:rFonts w:hint="eastAsia"/>
        </w:rPr>
        <w:t>4</w:t>
      </w:r>
      <w:r>
        <w:rPr>
          <w:rFonts w:hint="eastAsia"/>
        </w:rPr>
        <w:t>）详细的讲解了</w:t>
      </w:r>
      <w:r w:rsidR="00BE0CE4">
        <w:rPr>
          <w:rFonts w:hint="eastAsia"/>
        </w:rPr>
        <w:t>U-Net</w:t>
      </w:r>
      <w:r>
        <w:rPr>
          <w:rFonts w:hint="eastAsia"/>
        </w:rPr>
        <w:t>模型的</w:t>
      </w:r>
      <w:r w:rsidR="00325FF3">
        <w:rPr>
          <w:rFonts w:hint="eastAsia"/>
        </w:rPr>
        <w:t>网络结构，对输入的处理，以及如何进行数据的扩充，并总结了</w:t>
      </w:r>
      <w:r w:rsidR="00BE0CE4">
        <w:rPr>
          <w:rFonts w:hint="eastAsia"/>
        </w:rPr>
        <w:t>U-Net</w:t>
      </w:r>
      <w:r w:rsidR="00325FF3">
        <w:rPr>
          <w:rFonts w:hint="eastAsia"/>
        </w:rPr>
        <w:t>网络的特点。</w:t>
      </w:r>
    </w:p>
    <w:p w14:paraId="15FF08C7" w14:textId="2E3A7EDF" w:rsidR="002A0992" w:rsidRDefault="002A0992" w:rsidP="00CE1325">
      <w:pPr>
        <w:ind w:firstLineChars="200" w:firstLine="420"/>
      </w:pPr>
      <w:r>
        <w:rPr>
          <w:rFonts w:hint="eastAsia"/>
        </w:rPr>
        <w:t>（</w:t>
      </w:r>
      <w:r>
        <w:rPr>
          <w:rFonts w:hint="eastAsia"/>
        </w:rPr>
        <w:t>5</w:t>
      </w:r>
      <w:r>
        <w:rPr>
          <w:rFonts w:hint="eastAsia"/>
        </w:rPr>
        <w:t>）根据</w:t>
      </w:r>
      <w:r>
        <w:rPr>
          <w:rFonts w:hint="eastAsia"/>
        </w:rPr>
        <w:t>U</w:t>
      </w:r>
      <w:r>
        <w:t>-</w:t>
      </w:r>
      <w:r>
        <w:rPr>
          <w:rFonts w:hint="eastAsia"/>
        </w:rPr>
        <w:t>Net</w:t>
      </w:r>
      <w:r>
        <w:rPr>
          <w:rFonts w:hint="eastAsia"/>
        </w:rPr>
        <w:t>的不足，引入</w:t>
      </w:r>
      <w:proofErr w:type="spellStart"/>
      <w:r>
        <w:rPr>
          <w:rFonts w:hint="eastAsia"/>
        </w:rPr>
        <w:t>KiU</w:t>
      </w:r>
      <w:proofErr w:type="spellEnd"/>
      <w:r>
        <w:t>-</w:t>
      </w:r>
      <w:r>
        <w:rPr>
          <w:rFonts w:hint="eastAsia"/>
        </w:rPr>
        <w:t>Net</w:t>
      </w:r>
      <w:r>
        <w:rPr>
          <w:rFonts w:hint="eastAsia"/>
        </w:rPr>
        <w:t>模型加以解决。介绍了过完备表示法</w:t>
      </w:r>
      <w:r w:rsidR="00CF0EB6">
        <w:rPr>
          <w:rFonts w:hint="eastAsia"/>
        </w:rPr>
        <w:t>的概念，还有具体的</w:t>
      </w:r>
      <w:proofErr w:type="spellStart"/>
      <w:r w:rsidR="00CF0EB6">
        <w:rPr>
          <w:rFonts w:hint="eastAsia"/>
        </w:rPr>
        <w:t>KiU</w:t>
      </w:r>
      <w:proofErr w:type="spellEnd"/>
      <w:r w:rsidR="00CF0EB6">
        <w:rPr>
          <w:rFonts w:hint="eastAsia"/>
        </w:rPr>
        <w:t>-Net</w:t>
      </w:r>
      <w:r w:rsidR="00CF0EB6">
        <w:rPr>
          <w:rFonts w:hint="eastAsia"/>
        </w:rPr>
        <w:t>网络结构。</w:t>
      </w:r>
    </w:p>
    <w:p w14:paraId="4CC67C9D" w14:textId="048D9ADC" w:rsidR="00325FF3" w:rsidRPr="00B04CC0" w:rsidRDefault="00325FF3" w:rsidP="00CE1325">
      <w:pPr>
        <w:ind w:firstLineChars="200" w:firstLine="420"/>
      </w:pPr>
      <w:r>
        <w:rPr>
          <w:rFonts w:hint="eastAsia"/>
        </w:rPr>
        <w:t>（</w:t>
      </w:r>
      <w:r w:rsidR="002A0992">
        <w:t>6</w:t>
      </w:r>
      <w:r>
        <w:rPr>
          <w:rFonts w:hint="eastAsia"/>
        </w:rPr>
        <w:t>）设计实验，</w:t>
      </w:r>
      <w:r w:rsidR="00CF0EB6">
        <w:rPr>
          <w:rFonts w:hint="eastAsia"/>
        </w:rPr>
        <w:t>寻找</w:t>
      </w:r>
      <w:r>
        <w:rPr>
          <w:rFonts w:hint="eastAsia"/>
        </w:rPr>
        <w:t>数据集并搭建进行肝脏图像分割的软硬件环境</w:t>
      </w:r>
      <w:r w:rsidR="00686E88">
        <w:rPr>
          <w:rFonts w:hint="eastAsia"/>
        </w:rPr>
        <w:t>，</w:t>
      </w:r>
      <w:r w:rsidR="00CF0EB6">
        <w:rPr>
          <w:rFonts w:hint="eastAsia"/>
        </w:rPr>
        <w:t>给出一些通用的</w:t>
      </w:r>
      <w:r w:rsidR="00686E88">
        <w:rPr>
          <w:rFonts w:hint="eastAsia"/>
        </w:rPr>
        <w:t>评</w:t>
      </w:r>
      <w:r w:rsidR="00686E88">
        <w:rPr>
          <w:rFonts w:hint="eastAsia"/>
        </w:rPr>
        <w:lastRenderedPageBreak/>
        <w:t>价标准。根据上文介绍的模型进行实验，得到肝脏图像分割的实验结果。分析实验结果。证明了模型在肝脏分割任务上的有效性。</w:t>
      </w:r>
    </w:p>
    <w:p w14:paraId="274BC23D" w14:textId="249B6306" w:rsidR="00284FF9" w:rsidRDefault="00CC01AD" w:rsidP="007703EA">
      <w:pPr>
        <w:pStyle w:val="2"/>
      </w:pPr>
      <w:bookmarkStart w:id="62" w:name="_Toc104039677"/>
      <w:r>
        <w:t>6</w:t>
      </w:r>
      <w:r w:rsidR="00284FF9" w:rsidRPr="00AD25FF">
        <w:t xml:space="preserve">.2 </w:t>
      </w:r>
      <w:r w:rsidR="00284FF9">
        <w:rPr>
          <w:rFonts w:hint="eastAsia"/>
        </w:rPr>
        <w:t>未来展望</w:t>
      </w:r>
      <w:bookmarkEnd w:id="62"/>
    </w:p>
    <w:p w14:paraId="3F720099" w14:textId="6C1946DF" w:rsidR="00585DFD" w:rsidRDefault="00585DFD" w:rsidP="00CF0EB6">
      <w:pPr>
        <w:ind w:firstLineChars="200" w:firstLine="420"/>
      </w:pPr>
      <w:r>
        <w:rPr>
          <w:rFonts w:hint="eastAsia"/>
        </w:rPr>
        <w:t>本文主要是基于</w:t>
      </w:r>
      <w:proofErr w:type="spellStart"/>
      <w:r w:rsidR="00CF0EB6">
        <w:rPr>
          <w:rFonts w:hint="eastAsia"/>
        </w:rPr>
        <w:t>Ki</w:t>
      </w:r>
      <w:r w:rsidR="00BE0CE4">
        <w:rPr>
          <w:rFonts w:hint="eastAsia"/>
        </w:rPr>
        <w:t>U</w:t>
      </w:r>
      <w:proofErr w:type="spellEnd"/>
      <w:r w:rsidR="00BE0CE4">
        <w:rPr>
          <w:rFonts w:hint="eastAsia"/>
        </w:rPr>
        <w:t>-Net</w:t>
      </w:r>
      <w:r>
        <w:rPr>
          <w:rFonts w:hint="eastAsia"/>
        </w:rPr>
        <w:t>网络模型对肝脏图像进行分割</w:t>
      </w:r>
      <w:r w:rsidR="00F142EE">
        <w:rPr>
          <w:rFonts w:hint="eastAsia"/>
        </w:rPr>
        <w:t>，优化的对边界的分割。</w:t>
      </w:r>
      <w:r>
        <w:rPr>
          <w:rFonts w:hint="eastAsia"/>
        </w:rPr>
        <w:t>虽然在</w:t>
      </w:r>
      <w:proofErr w:type="spellStart"/>
      <w:r>
        <w:rPr>
          <w:rFonts w:hint="eastAsia"/>
        </w:rPr>
        <w:t>LiTS</w:t>
      </w:r>
      <w:proofErr w:type="spellEnd"/>
      <w:r>
        <w:rPr>
          <w:rFonts w:hint="eastAsia"/>
        </w:rPr>
        <w:t>数据集上取得了不错的分割效果，但是由于肝脏图像本身的特殊性，仍然有很多问题需要解决</w:t>
      </w:r>
      <w:r w:rsidR="00F142EE">
        <w:rPr>
          <w:rFonts w:hint="eastAsia"/>
        </w:rPr>
        <w:t>，有些方向还可以做进一步的研究：</w:t>
      </w:r>
    </w:p>
    <w:p w14:paraId="10D72364" w14:textId="2557C0F4" w:rsidR="00F84DF6" w:rsidRDefault="00F84DF6" w:rsidP="00585DFD">
      <w:pPr>
        <w:ind w:firstLineChars="200" w:firstLine="420"/>
      </w:pPr>
      <w:r>
        <w:rPr>
          <w:rFonts w:hint="eastAsia"/>
        </w:rPr>
        <w:t>（</w:t>
      </w:r>
      <w:r w:rsidR="00CF0EB6">
        <w:t>1</w:t>
      </w:r>
      <w:r>
        <w:rPr>
          <w:rFonts w:hint="eastAsia"/>
        </w:rPr>
        <w:t>）</w:t>
      </w:r>
      <w:r w:rsidR="00EF42D0">
        <w:rPr>
          <w:rFonts w:hint="eastAsia"/>
        </w:rPr>
        <w:t>肝脏图像</w:t>
      </w:r>
      <w:r w:rsidR="003E4FBB">
        <w:rPr>
          <w:rFonts w:hint="eastAsia"/>
        </w:rPr>
        <w:t>的数据集获取和针对数据集制备标签都很耗时耗力，目前大部分的模型还是以监督学习的方式，未来可以研究</w:t>
      </w:r>
      <w:r w:rsidR="00CF0EB6">
        <w:rPr>
          <w:rFonts w:hint="eastAsia"/>
        </w:rPr>
        <w:t>一种</w:t>
      </w:r>
      <w:r w:rsidR="003E4FBB">
        <w:rPr>
          <w:rFonts w:hint="eastAsia"/>
        </w:rPr>
        <w:t>半监督学习的模型，这样可以很有效的解决在医学图像上制作标签的困难。</w:t>
      </w:r>
    </w:p>
    <w:p w14:paraId="32920AB6" w14:textId="3298084F" w:rsidR="00CF0EB6" w:rsidRDefault="00CF0EB6" w:rsidP="00585DFD">
      <w:pPr>
        <w:ind w:firstLineChars="200" w:firstLine="420"/>
      </w:pPr>
      <w:r>
        <w:rPr>
          <w:rFonts w:hint="eastAsia"/>
        </w:rPr>
        <w:t>（</w:t>
      </w:r>
      <w:r>
        <w:rPr>
          <w:rFonts w:hint="eastAsia"/>
        </w:rPr>
        <w:t>2</w:t>
      </w:r>
      <w:r>
        <w:rPr>
          <w:rFonts w:hint="eastAsia"/>
        </w:rPr>
        <w:t>）针对</w:t>
      </w:r>
      <w:r w:rsidR="00F142EE">
        <w:rPr>
          <w:rFonts w:hint="eastAsia"/>
        </w:rPr>
        <w:t>不同</w:t>
      </w:r>
      <w:r w:rsidR="001447AB">
        <w:rPr>
          <w:rFonts w:hint="eastAsia"/>
        </w:rPr>
        <w:t>输入样本的</w:t>
      </w:r>
      <w:r w:rsidR="00F142EE">
        <w:rPr>
          <w:rFonts w:hint="eastAsia"/>
        </w:rPr>
        <w:t>模态，在不同数据集上的表现可以做进一步的探究。</w:t>
      </w:r>
    </w:p>
    <w:p w14:paraId="719145FC" w14:textId="33AE3F94" w:rsidR="00F142EE" w:rsidRPr="00CF0EB6" w:rsidRDefault="00F142EE" w:rsidP="00585DFD">
      <w:pPr>
        <w:ind w:firstLineChars="200" w:firstLine="420"/>
      </w:pPr>
      <w:r>
        <w:rPr>
          <w:rFonts w:hint="eastAsia"/>
        </w:rPr>
        <w:t>（</w:t>
      </w:r>
      <w:r>
        <w:rPr>
          <w:rFonts w:hint="eastAsia"/>
        </w:rPr>
        <w:t>3</w:t>
      </w:r>
      <w:r>
        <w:rPr>
          <w:rFonts w:hint="eastAsia"/>
        </w:rPr>
        <w:t>）</w:t>
      </w:r>
      <w:proofErr w:type="spellStart"/>
      <w:r>
        <w:rPr>
          <w:rFonts w:hint="eastAsia"/>
        </w:rPr>
        <w:t>KiU</w:t>
      </w:r>
      <w:proofErr w:type="spellEnd"/>
      <w:r>
        <w:rPr>
          <w:rFonts w:hint="eastAsia"/>
        </w:rPr>
        <w:t>-Net</w:t>
      </w:r>
      <w:r>
        <w:rPr>
          <w:rFonts w:hint="eastAsia"/>
        </w:rPr>
        <w:t>是一个</w:t>
      </w:r>
      <w:r w:rsidR="001447AB">
        <w:rPr>
          <w:rFonts w:hint="eastAsia"/>
        </w:rPr>
        <w:t>很好的</w:t>
      </w:r>
      <w:r>
        <w:rPr>
          <w:rFonts w:hint="eastAsia"/>
        </w:rPr>
        <w:t>主干网络，</w:t>
      </w:r>
      <w:r w:rsidR="001447AB">
        <w:rPr>
          <w:rFonts w:hint="eastAsia"/>
        </w:rPr>
        <w:t>在</w:t>
      </w:r>
      <w:proofErr w:type="spellStart"/>
      <w:r w:rsidR="001447AB">
        <w:rPr>
          <w:rFonts w:hint="eastAsia"/>
        </w:rPr>
        <w:t>KiU</w:t>
      </w:r>
      <w:proofErr w:type="spellEnd"/>
      <w:r w:rsidR="001447AB">
        <w:rPr>
          <w:rFonts w:hint="eastAsia"/>
        </w:rPr>
        <w:t>-Net</w:t>
      </w:r>
      <w:r w:rsidR="001447AB">
        <w:rPr>
          <w:rFonts w:hint="eastAsia"/>
        </w:rPr>
        <w:t>的基础上，</w:t>
      </w:r>
      <w:r>
        <w:rPr>
          <w:rFonts w:hint="eastAsia"/>
        </w:rPr>
        <w:t>针对一些特定的任务，</w:t>
      </w:r>
      <w:r w:rsidR="001447AB">
        <w:rPr>
          <w:rFonts w:hint="eastAsia"/>
        </w:rPr>
        <w:t>通过</w:t>
      </w:r>
      <w:r>
        <w:rPr>
          <w:rFonts w:hint="eastAsia"/>
        </w:rPr>
        <w:t>加一些优化的</w:t>
      </w:r>
      <w:r w:rsidR="001447AB">
        <w:rPr>
          <w:rFonts w:hint="eastAsia"/>
        </w:rPr>
        <w:t>网络分支</w:t>
      </w:r>
      <w:r>
        <w:rPr>
          <w:rFonts w:hint="eastAsia"/>
        </w:rPr>
        <w:t>，</w:t>
      </w:r>
      <w:r w:rsidR="001447AB">
        <w:rPr>
          <w:rFonts w:hint="eastAsia"/>
        </w:rPr>
        <w:t>是否可以得到更好的</w:t>
      </w:r>
      <w:r>
        <w:rPr>
          <w:rFonts w:hint="eastAsia"/>
        </w:rPr>
        <w:t>分割</w:t>
      </w:r>
      <w:r w:rsidR="001447AB">
        <w:rPr>
          <w:rFonts w:hint="eastAsia"/>
        </w:rPr>
        <w:t>效果</w:t>
      </w:r>
      <w:r>
        <w:rPr>
          <w:rFonts w:hint="eastAsia"/>
        </w:rPr>
        <w:t>，</w:t>
      </w:r>
      <w:r w:rsidR="001447AB">
        <w:rPr>
          <w:rFonts w:hint="eastAsia"/>
        </w:rPr>
        <w:t>值得做</w:t>
      </w:r>
      <w:r>
        <w:rPr>
          <w:rFonts w:hint="eastAsia"/>
        </w:rPr>
        <w:t>进一步</w:t>
      </w:r>
      <w:r w:rsidR="001447AB">
        <w:rPr>
          <w:rFonts w:hint="eastAsia"/>
        </w:rPr>
        <w:t>的</w:t>
      </w:r>
      <w:r>
        <w:rPr>
          <w:rFonts w:hint="eastAsia"/>
        </w:rPr>
        <w:t>探究。</w:t>
      </w:r>
    </w:p>
    <w:p w14:paraId="07F9B085" w14:textId="77777777" w:rsidR="00925E93" w:rsidRPr="007703EA" w:rsidRDefault="00925E93" w:rsidP="007703EA"/>
    <w:p w14:paraId="130CF6C7" w14:textId="27F6BAB6" w:rsidR="005B44E0" w:rsidRPr="005B44E0" w:rsidRDefault="00AA10C9" w:rsidP="005B44E0">
      <w:pPr>
        <w:pStyle w:val="af1"/>
        <w:ind w:left="560" w:hanging="560"/>
      </w:pPr>
      <w:bookmarkStart w:id="63" w:name="_Toc104039678"/>
      <w:r w:rsidRPr="00AA10C9">
        <w:rPr>
          <w:rFonts w:hint="eastAsia"/>
        </w:rPr>
        <w:t>参考文献</w:t>
      </w:r>
      <w:bookmarkEnd w:id="63"/>
      <w:r w:rsidR="005B44E0" w:rsidRPr="005B44E0">
        <w:rPr>
          <w:rFonts w:cs="Times New Roman"/>
          <w:sz w:val="18"/>
          <w:szCs w:val="18"/>
        </w:rPr>
        <w:fldChar w:fldCharType="begin"/>
      </w:r>
      <w:r w:rsidR="005B44E0" w:rsidRPr="005B44E0">
        <w:rPr>
          <w:rFonts w:cs="Times New Roman"/>
          <w:sz w:val="18"/>
          <w:szCs w:val="18"/>
        </w:rPr>
        <w:instrText xml:space="preserve"> ADDIN ZOTERO_BIBL {"uncited":[],"omitted":[],"custom":[]} CSL_BIBLIOGRAPHY </w:instrText>
      </w:r>
      <w:r w:rsidR="005B44E0" w:rsidRPr="005B44E0">
        <w:rPr>
          <w:rFonts w:cs="Times New Roman"/>
          <w:sz w:val="18"/>
          <w:szCs w:val="18"/>
        </w:rPr>
        <w:fldChar w:fldCharType="separate"/>
      </w:r>
    </w:p>
    <w:p w14:paraId="7363FD8B"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Buzug T M. Computed tomography[M]//Springer handbook of medical technology. Springer, Berlin, Heidelberg, 2011: 311-342.</w:t>
      </w:r>
    </w:p>
    <w:p w14:paraId="5E02A1C0"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Shetty P G, Shroff M M, Sahani D V, et al. Evaluation of high-resolution CT and MR cisternography in the diagnosis of cerebrospinal fluid fistula[J]. American Journal of Neuroradiology, 1998, 19(4): 633-639.</w:t>
      </w:r>
    </w:p>
    <w:p w14:paraId="26041E17"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Maglinte D D, Reyes B L, Harmon B H, et al. Reliability and role of plain film radiography and CT in the diagnosis of small-bowel obstruction[J]. AJR. American journal of roentgenology, 1996, 167(6): 1451-1455.</w:t>
      </w:r>
    </w:p>
    <w:p w14:paraId="07031BF2"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Ikeda M, Sekimoto M, Takiguchi S, et al. High incidence of thrombosis of the portal venous system after laparoscopic splenectomy: a prospective study with contrast-enhanced CT scan[J]. Annals of surgery, 2005, 241(2): 208.</w:t>
      </w:r>
    </w:p>
    <w:p w14:paraId="1D53C040" w14:textId="77777777" w:rsidR="005B44E0" w:rsidRPr="005B44E0" w:rsidRDefault="005B44E0" w:rsidP="005B44E0">
      <w:pPr>
        <w:numPr>
          <w:ilvl w:val="0"/>
          <w:numId w:val="20"/>
        </w:numPr>
        <w:tabs>
          <w:tab w:val="left" w:pos="504"/>
        </w:tabs>
        <w:ind w:left="360" w:hangingChars="200" w:hanging="360"/>
        <w:rPr>
          <w:rFonts w:cs="Times New Roman"/>
          <w:sz w:val="18"/>
          <w:szCs w:val="18"/>
        </w:rPr>
      </w:pPr>
      <w:r w:rsidRPr="005B44E0">
        <w:rPr>
          <w:rFonts w:cs="Times New Roman"/>
          <w:sz w:val="18"/>
          <w:szCs w:val="18"/>
        </w:rPr>
        <w:t>Di S, Zhao Y, Liao M, et al. Automatic liver tumor segmentation from CT images using hierarchical iterative superpixels and local statistical features[J]. Expert Systems with Applications, 2022: 117347.</w:t>
      </w:r>
    </w:p>
    <w:p w14:paraId="3103069B"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Murugesan B, Sarveswaran K, Shankaranarayana S M, et al. Psi-Net: Shape and boundary aware joint multi-task deep network for medical image segmentation[C]//2019 41st Annual International Conference of the IEEE Engineering in Medicine and Biology Society (EMBC). IEEE, 2019: 7223-7226.</w:t>
      </w:r>
    </w:p>
    <w:p w14:paraId="5C213A5B"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Heimann T, Van Ginneken B, Styner M A, et al. Comparison and evaluation of methods for liver segmentation from CT datasets[J]. IEEE transactions on medical imaging, 2009, 28(8): 1251-1265.</w:t>
      </w:r>
    </w:p>
    <w:p w14:paraId="01C88AEE" w14:textId="77777777" w:rsidR="005B44E0" w:rsidRPr="005B44E0" w:rsidRDefault="005B44E0" w:rsidP="005B44E0">
      <w:pPr>
        <w:numPr>
          <w:ilvl w:val="0"/>
          <w:numId w:val="20"/>
        </w:numPr>
        <w:tabs>
          <w:tab w:val="left" w:pos="504"/>
        </w:tabs>
        <w:ind w:left="360" w:hangingChars="200" w:hanging="360"/>
        <w:rPr>
          <w:rFonts w:cs="Times New Roman"/>
          <w:sz w:val="18"/>
          <w:szCs w:val="18"/>
        </w:rPr>
      </w:pPr>
      <w:r w:rsidRPr="005B44E0">
        <w:rPr>
          <w:rFonts w:cs="Times New Roman"/>
          <w:sz w:val="18"/>
          <w:szCs w:val="18"/>
        </w:rPr>
        <w:t>Gotra A, Sivakumaran L, Chartrand G, et al. Liver segmentation: indications, techniques and future directions[J]. Insights into imaging, 2017, 8(4): 377-392.</w:t>
      </w:r>
    </w:p>
    <w:p w14:paraId="05868616"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Udupa J K, LeBlanc V R, Zhuge Y, et al. A framework for evaluating image segmentation algorithms[J]. Computerized medical imaging and graphics, 2006, 30(2): 75-87.</w:t>
      </w:r>
    </w:p>
    <w:p w14:paraId="14D2A143"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 xml:space="preserve">Chartrand G, Cresson T, Chav R, et al. Semi-automated liver CT segmentation using Laplacian meshes[C]//2014 </w:t>
      </w:r>
      <w:r w:rsidRPr="005B44E0">
        <w:rPr>
          <w:rFonts w:cs="Times New Roman"/>
          <w:sz w:val="18"/>
          <w:szCs w:val="18"/>
        </w:rPr>
        <w:lastRenderedPageBreak/>
        <w:t>IEEE 11th International Symposium on Biomedical Imaging (ISBI). IEEE, 2014: 641-644.</w:t>
      </w:r>
    </w:p>
    <w:p w14:paraId="6F813256"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孔俊</w:t>
      </w:r>
      <w:r w:rsidRPr="005B44E0">
        <w:rPr>
          <w:rFonts w:cs="Times New Roman"/>
          <w:sz w:val="18"/>
          <w:szCs w:val="18"/>
        </w:rPr>
        <w:t xml:space="preserve">, </w:t>
      </w:r>
      <w:r w:rsidRPr="005B44E0">
        <w:rPr>
          <w:rFonts w:cs="Times New Roman"/>
          <w:sz w:val="18"/>
          <w:szCs w:val="18"/>
        </w:rPr>
        <w:t>王佳男</w:t>
      </w:r>
      <w:r w:rsidRPr="005B44E0">
        <w:rPr>
          <w:rFonts w:cs="Times New Roman"/>
          <w:sz w:val="18"/>
          <w:szCs w:val="18"/>
        </w:rPr>
        <w:t xml:space="preserve">, </w:t>
      </w:r>
      <w:r w:rsidRPr="005B44E0">
        <w:rPr>
          <w:rFonts w:cs="Times New Roman"/>
          <w:sz w:val="18"/>
          <w:szCs w:val="18"/>
        </w:rPr>
        <w:t>谷文祥</w:t>
      </w:r>
      <w:r w:rsidRPr="005B44E0">
        <w:rPr>
          <w:rFonts w:cs="Times New Roman"/>
          <w:sz w:val="18"/>
          <w:szCs w:val="18"/>
        </w:rPr>
        <w:t xml:space="preserve">, </w:t>
      </w:r>
      <w:r w:rsidRPr="005B44E0">
        <w:rPr>
          <w:rFonts w:cs="Times New Roman"/>
          <w:sz w:val="18"/>
          <w:szCs w:val="18"/>
        </w:rPr>
        <w:t>等</w:t>
      </w:r>
      <w:r w:rsidRPr="005B44E0">
        <w:rPr>
          <w:rFonts w:cs="Times New Roman"/>
          <w:sz w:val="18"/>
          <w:szCs w:val="18"/>
        </w:rPr>
        <w:t xml:space="preserve">. </w:t>
      </w:r>
      <w:r w:rsidRPr="005B44E0">
        <w:rPr>
          <w:rFonts w:cs="Times New Roman"/>
          <w:sz w:val="18"/>
          <w:szCs w:val="18"/>
        </w:rPr>
        <w:t>基于区域的自动种子区域生长法的彩色图像分割算法</w:t>
      </w:r>
      <w:r w:rsidRPr="005B44E0">
        <w:rPr>
          <w:rFonts w:cs="Times New Roman"/>
          <w:sz w:val="18"/>
          <w:szCs w:val="18"/>
        </w:rPr>
        <w:t xml:space="preserve">[J]. </w:t>
      </w:r>
      <w:r w:rsidRPr="005B44E0">
        <w:rPr>
          <w:rFonts w:cs="Times New Roman"/>
          <w:sz w:val="18"/>
          <w:szCs w:val="18"/>
        </w:rPr>
        <w:t>东北师大学报</w:t>
      </w:r>
      <w:r w:rsidRPr="005B44E0">
        <w:rPr>
          <w:rFonts w:cs="Times New Roman"/>
          <w:sz w:val="18"/>
          <w:szCs w:val="18"/>
        </w:rPr>
        <w:t xml:space="preserve">: </w:t>
      </w:r>
      <w:r w:rsidRPr="005B44E0">
        <w:rPr>
          <w:rFonts w:cs="Times New Roman"/>
          <w:sz w:val="18"/>
          <w:szCs w:val="18"/>
        </w:rPr>
        <w:t>自然科学版</w:t>
      </w:r>
      <w:r w:rsidRPr="005B44E0">
        <w:rPr>
          <w:rFonts w:cs="Times New Roman"/>
          <w:sz w:val="18"/>
          <w:szCs w:val="18"/>
        </w:rPr>
        <w:t>, 2008, 40(4): 47-51.</w:t>
      </w:r>
    </w:p>
    <w:p w14:paraId="4A75083D"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Boykov Y Y, Jolly M P. Interactive graph cuts for optimal boundary &amp; region segmentation of objects in ND images[C]//Proceedings eighth IEEE international conference on computer vision. ICCV 2001. IEEE, 2001, 1: 105-112.</w:t>
      </w:r>
    </w:p>
    <w:p w14:paraId="06C9D91E"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Heimann T, Meinzer H P. Statistical shape models for 3D medical image segmentation: a review[J]. Medical image analysis, 2009, 13(4): 543-563.</w:t>
      </w:r>
    </w:p>
    <w:p w14:paraId="089AF5EB"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Yang J, Staib L H, Duncan J S. Neighbor-constrained segmentation with level set based 3-D deformable models[J]. IEEE Transactions on Medical Imaging, 2004, 23(8): 940-948.</w:t>
      </w:r>
    </w:p>
    <w:p w14:paraId="3BD8FDAE"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Yan G, Mas J F, Maathuis B H P, et al. Comparison of pixel‐based and object‐oriented image classification approaches—a case study in a coal fire area, Wuda, Inner Mongolia, China[J]. International journal of remote sensing, 2006, 27(18): 4039-4055.</w:t>
      </w:r>
    </w:p>
    <w:p w14:paraId="0E88D6BA"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Ruskó L, Bekes G. Liver segmentation for contrast-enhanced MR images using partitioned probabilistic model[J]. International journal of computer assisted radiology and surgery, 2011, 6(1): 13-20.</w:t>
      </w:r>
    </w:p>
    <w:p w14:paraId="32A2613B"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Heimann T, Münzing S, Meinzer H P, et al. A shape-guided deformable model with evolutionary algorithm initialization for 3D soft tissue segmentation[C]//Biennial International Conference on Information Processing in Medical Imaging. Springer, Berlin, Heidelberg, 2007: 1-12.</w:t>
      </w:r>
    </w:p>
    <w:p w14:paraId="1A78EF19"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Ronneberger O, Fischer P, Brox T. U-net: Convolutional networks for biomedical image segmentation[C]//International Conference on Medical image computing and computer-assisted intervention. Springer, Cham, 2015: 234-241.</w:t>
      </w:r>
    </w:p>
    <w:p w14:paraId="2C7963AE"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Valanarasu J M J, Sindagi V A, Hacihaliloglu I, et al. Kiu-net: Overcomplete convolutional architectures for biomedical image and volumetric segmentation[J]. IEEE Transactions on Medical Imaging, 2021.</w:t>
      </w:r>
    </w:p>
    <w:p w14:paraId="47F1DCA2"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Harmon L D. Artificial neuron[J]. Science, 1959, 129(3354): 962-963.</w:t>
      </w:r>
    </w:p>
    <w:p w14:paraId="24AA0533"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Gallant S I. Perceptron-based learning algorithms[J]. IEEE Transactions on neural networks, 1990, 1(2): 179-191.</w:t>
      </w:r>
    </w:p>
    <w:p w14:paraId="299640E8"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Hornik K. Approximation capabilities of multilayer feedforward networks[J]. Neural networks, 1991, 4(2): 251-257.</w:t>
      </w:r>
    </w:p>
    <w:p w14:paraId="0444D3C9"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LeCun Y, Bengio Y, Hinton G. Deep learning[J]. nature, 2015, 521(7553): 436-444.</w:t>
      </w:r>
    </w:p>
    <w:p w14:paraId="5F7D6EC7"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Hecht-Nielsen R. Theory of the backpropagation neural network[M]//Neural networks for perception. Academic Press, 1992: 65-93.</w:t>
      </w:r>
    </w:p>
    <w:p w14:paraId="6A0FC14D"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O'Shea K, Nash R. An introduction to convolutional neural networks[J]. arXiv preprint arXiv:1511.08458, 2015.</w:t>
      </w:r>
    </w:p>
    <w:p w14:paraId="79778E38"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Long J, Shelhamer E, Darrell T. Fully convolutional networks for semantic segmentation[C]//Proceedings of the IEEE conference on computer vision and pattern recognition. 2015: 3431-3440.</w:t>
      </w:r>
    </w:p>
    <w:p w14:paraId="7A980615"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Valanarasu J M J, Sindagi V A, Hacihaliloglu I, et al. Kiu-net: Towards accurate segmentation of biomedical images using over-complete representations[C]//International conference on medical image computing and computer-assisted intervention. Springer, Cham, 2020: 363-373.</w:t>
      </w:r>
    </w:p>
    <w:p w14:paraId="352E4AB1"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lastRenderedPageBreak/>
        <w:t>Lewicki M S, Sejnowski T J. Learning overcomplete representations[J]. Neural computation, 2000, 12(2): 337-365.</w:t>
      </w:r>
    </w:p>
    <w:p w14:paraId="4BF433E7" w14:textId="77777777" w:rsidR="005B44E0" w:rsidRPr="005B44E0" w:rsidRDefault="005B44E0" w:rsidP="005B44E0">
      <w:pPr>
        <w:numPr>
          <w:ilvl w:val="0"/>
          <w:numId w:val="20"/>
        </w:numPr>
        <w:ind w:left="360" w:hangingChars="200" w:hanging="360"/>
        <w:rPr>
          <w:rFonts w:cs="Times New Roman"/>
          <w:sz w:val="18"/>
          <w:szCs w:val="18"/>
        </w:rPr>
      </w:pPr>
      <w:r w:rsidRPr="005B44E0">
        <w:rPr>
          <w:rFonts w:cs="Times New Roman"/>
          <w:sz w:val="18"/>
          <w:szCs w:val="18"/>
        </w:rPr>
        <w:t>Bilic P, Christ P F, Vorontsov E, et al. The liver tumor segmentation benchmark (lits)[J]. arXiv preprint arXiv:1901.04056, 2019.</w:t>
      </w:r>
    </w:p>
    <w:p w14:paraId="72780952" w14:textId="77777777" w:rsidR="005B44E0" w:rsidRPr="005B44E0" w:rsidRDefault="005B44E0" w:rsidP="005B44E0">
      <w:pPr>
        <w:tabs>
          <w:tab w:val="left" w:pos="384"/>
        </w:tabs>
        <w:ind w:left="360" w:hangingChars="200" w:hanging="360"/>
        <w:rPr>
          <w:rFonts w:cs="Times New Roman"/>
          <w:sz w:val="18"/>
          <w:szCs w:val="18"/>
        </w:rPr>
      </w:pPr>
      <w:r w:rsidRPr="005B44E0">
        <w:rPr>
          <w:rFonts w:cs="Times New Roman"/>
          <w:sz w:val="18"/>
          <w:szCs w:val="18"/>
        </w:rPr>
        <w:fldChar w:fldCharType="end"/>
      </w:r>
    </w:p>
    <w:p w14:paraId="176CD358" w14:textId="155C5A9D" w:rsidR="00D7676C" w:rsidRPr="005B44E0" w:rsidRDefault="00C96B0C" w:rsidP="00386AF9">
      <w:pPr>
        <w:pStyle w:val="a4"/>
        <w:tabs>
          <w:tab w:val="left" w:pos="384"/>
        </w:tabs>
        <w:ind w:left="420" w:hanging="420"/>
        <w:rPr>
          <w:szCs w:val="18"/>
        </w:rPr>
      </w:pPr>
      <w:commentRangeStart w:id="64"/>
      <w:commentRangeEnd w:id="64"/>
      <w:r>
        <w:rPr>
          <w:rStyle w:val="af8"/>
          <w:rFonts w:cstheme="minorBidi"/>
        </w:rPr>
        <w:commentReference w:id="64"/>
      </w:r>
    </w:p>
    <w:p w14:paraId="09880D74" w14:textId="4378DF8D" w:rsidR="006E706B" w:rsidRDefault="006E706B" w:rsidP="006E706B">
      <w:pPr>
        <w:pStyle w:val="a4"/>
        <w:tabs>
          <w:tab w:val="left" w:pos="384"/>
        </w:tabs>
        <w:ind w:left="360" w:hanging="360"/>
        <w:rPr>
          <w:szCs w:val="18"/>
        </w:rPr>
      </w:pPr>
    </w:p>
    <w:p w14:paraId="0F24F7D9" w14:textId="1844E839" w:rsidR="006E706B" w:rsidRDefault="006E706B" w:rsidP="006E706B">
      <w:pPr>
        <w:pStyle w:val="a4"/>
        <w:tabs>
          <w:tab w:val="left" w:pos="384"/>
        </w:tabs>
        <w:ind w:left="360" w:hanging="360"/>
        <w:rPr>
          <w:szCs w:val="18"/>
        </w:rPr>
      </w:pPr>
    </w:p>
    <w:p w14:paraId="039A5623" w14:textId="77777777" w:rsidR="006E706B" w:rsidRDefault="006E706B" w:rsidP="006E706B">
      <w:pPr>
        <w:pStyle w:val="a4"/>
        <w:tabs>
          <w:tab w:val="left" w:pos="384"/>
        </w:tabs>
        <w:ind w:left="0" w:firstLineChars="0" w:firstLine="0"/>
      </w:pPr>
    </w:p>
    <w:p w14:paraId="454E5611" w14:textId="23C2FA10" w:rsidR="00D7676C" w:rsidRDefault="00C46CEB" w:rsidP="00357A0F">
      <w:r>
        <w:br w:type="page"/>
      </w:r>
    </w:p>
    <w:p w14:paraId="346002E1" w14:textId="42D4F264" w:rsidR="00AA10C9" w:rsidRDefault="00C46CEB" w:rsidP="00A448A9">
      <w:pPr>
        <w:pStyle w:val="af3"/>
        <w:ind w:left="560" w:hanging="560"/>
      </w:pPr>
      <w:bookmarkStart w:id="65" w:name="_Toc104039679"/>
      <w:r w:rsidRPr="00C46CEB">
        <w:rPr>
          <w:rFonts w:hint="eastAsia"/>
        </w:rPr>
        <w:lastRenderedPageBreak/>
        <w:t>致谢</w:t>
      </w:r>
      <w:bookmarkEnd w:id="65"/>
    </w:p>
    <w:p w14:paraId="7E63ADE2" w14:textId="5112A2D9" w:rsidR="00C46CEB" w:rsidRDefault="00C46CEB" w:rsidP="00C46CEB">
      <w:pPr>
        <w:pStyle w:val="a4"/>
        <w:ind w:left="420" w:hanging="420"/>
        <w:jc w:val="center"/>
        <w:rPr>
          <w:rFonts w:ascii="黑体" w:eastAsia="黑体" w:hAnsi="黑体"/>
          <w:sz w:val="21"/>
          <w:szCs w:val="21"/>
        </w:rPr>
      </w:pPr>
    </w:p>
    <w:p w14:paraId="55DD40FE" w14:textId="56AAD787" w:rsidR="001202DF" w:rsidRDefault="00D11C51" w:rsidP="00D0179D">
      <w:pPr>
        <w:pStyle w:val="a6"/>
        <w:ind w:firstLineChars="200" w:firstLine="420"/>
      </w:pPr>
      <w:r>
        <w:rPr>
          <w:rFonts w:hint="eastAsia"/>
        </w:rPr>
        <w:t>时间过得很快，大一入学时的场景</w:t>
      </w:r>
      <w:r w:rsidR="002D59C1">
        <w:rPr>
          <w:rFonts w:hint="eastAsia"/>
        </w:rPr>
        <w:t>感觉</w:t>
      </w:r>
      <w:r>
        <w:rPr>
          <w:rFonts w:hint="eastAsia"/>
        </w:rPr>
        <w:t>还历历在目，</w:t>
      </w:r>
      <w:r w:rsidR="002D59C1">
        <w:rPr>
          <w:rFonts w:hint="eastAsia"/>
        </w:rPr>
        <w:t>本科的学习生活</w:t>
      </w:r>
      <w:r w:rsidR="00D0179D">
        <w:rPr>
          <w:rFonts w:hint="eastAsia"/>
        </w:rPr>
        <w:t>却即将结束。重新回顾在南京信息工程大学里度过的四年时光，学习了很多的知识，不论是学习还是工作都成长了很多</w:t>
      </w:r>
      <w:r w:rsidR="001202DF">
        <w:rPr>
          <w:rFonts w:hint="eastAsia"/>
        </w:rPr>
        <w:t>。</w:t>
      </w:r>
      <w:r w:rsidR="00D0179D">
        <w:rPr>
          <w:rFonts w:hint="eastAsia"/>
        </w:rPr>
        <w:t>这些</w:t>
      </w:r>
      <w:r w:rsidR="001202DF">
        <w:rPr>
          <w:rFonts w:hint="eastAsia"/>
        </w:rPr>
        <w:t>收获都离不开那些帮助过我的人。在此我想对那些关心、帮助和一直在支持我的人表达我由衷的</w:t>
      </w:r>
      <w:r w:rsidR="0007190D">
        <w:rPr>
          <w:rFonts w:hint="eastAsia"/>
        </w:rPr>
        <w:t>谢意</w:t>
      </w:r>
      <w:r w:rsidR="001202DF">
        <w:rPr>
          <w:rFonts w:hint="eastAsia"/>
        </w:rPr>
        <w:t>。</w:t>
      </w:r>
    </w:p>
    <w:p w14:paraId="52FE4076" w14:textId="63B37A8F" w:rsidR="00C46CEB" w:rsidRDefault="00B20403" w:rsidP="00007C78">
      <w:pPr>
        <w:pStyle w:val="a6"/>
        <w:ind w:firstLineChars="200" w:firstLine="420"/>
      </w:pPr>
      <w:r>
        <w:rPr>
          <w:rFonts w:hint="eastAsia"/>
        </w:rPr>
        <w:t>我要</w:t>
      </w:r>
      <w:r w:rsidR="001202DF">
        <w:rPr>
          <w:rFonts w:hint="eastAsia"/>
        </w:rPr>
        <w:t>感谢</w:t>
      </w:r>
      <w:r>
        <w:rPr>
          <w:rFonts w:hint="eastAsia"/>
        </w:rPr>
        <w:t>我的</w:t>
      </w:r>
      <w:r w:rsidR="001202DF">
        <w:rPr>
          <w:rFonts w:hint="eastAsia"/>
        </w:rPr>
        <w:t>本科生论文</w:t>
      </w:r>
      <w:r>
        <w:rPr>
          <w:rFonts w:hint="eastAsia"/>
        </w:rPr>
        <w:t>导师</w:t>
      </w:r>
      <w:r w:rsidR="00873D5C">
        <w:rPr>
          <w:rFonts w:hint="eastAsia"/>
        </w:rPr>
        <w:t>徐军</w:t>
      </w:r>
      <w:r>
        <w:rPr>
          <w:rFonts w:hint="eastAsia"/>
        </w:rPr>
        <w:t>教授</w:t>
      </w:r>
      <w:r w:rsidR="0007190D">
        <w:rPr>
          <w:rFonts w:hint="eastAsia"/>
        </w:rPr>
        <w:t>！</w:t>
      </w:r>
      <w:r w:rsidR="00873D5C">
        <w:rPr>
          <w:rFonts w:hint="eastAsia"/>
        </w:rPr>
        <w:t>徐军</w:t>
      </w:r>
      <w:r w:rsidR="001202DF">
        <w:rPr>
          <w:rFonts w:hint="eastAsia"/>
        </w:rPr>
        <w:t>老师</w:t>
      </w:r>
      <w:r>
        <w:rPr>
          <w:rFonts w:hint="eastAsia"/>
        </w:rPr>
        <w:t>治学态度严谨，知识渊博，在</w:t>
      </w:r>
      <w:r w:rsidR="001202DF">
        <w:rPr>
          <w:rFonts w:hint="eastAsia"/>
        </w:rPr>
        <w:t>完成</w:t>
      </w:r>
      <w:r w:rsidR="00792929">
        <w:rPr>
          <w:rFonts w:hint="eastAsia"/>
        </w:rPr>
        <w:t>毕业设计</w:t>
      </w:r>
      <w:r w:rsidR="001202DF">
        <w:rPr>
          <w:rFonts w:hint="eastAsia"/>
        </w:rPr>
        <w:t>的过程中</w:t>
      </w:r>
      <w:r>
        <w:rPr>
          <w:rFonts w:hint="eastAsia"/>
        </w:rPr>
        <w:t>，</w:t>
      </w:r>
      <w:r w:rsidR="001202DF">
        <w:rPr>
          <w:rFonts w:hint="eastAsia"/>
        </w:rPr>
        <w:t>给我</w:t>
      </w:r>
      <w:r w:rsidR="0007190D">
        <w:rPr>
          <w:rFonts w:hint="eastAsia"/>
        </w:rPr>
        <w:t>提出了很多</w:t>
      </w:r>
      <w:r w:rsidR="00016283">
        <w:rPr>
          <w:rFonts w:hint="eastAsia"/>
        </w:rPr>
        <w:t>高屋建瓴</w:t>
      </w:r>
      <w:r w:rsidR="0007190D">
        <w:rPr>
          <w:rFonts w:hint="eastAsia"/>
        </w:rPr>
        <w:t>的指导建议</w:t>
      </w:r>
      <w:r w:rsidR="00016283">
        <w:rPr>
          <w:rFonts w:hint="eastAsia"/>
        </w:rPr>
        <w:t>，让我毕业设计有了方向</w:t>
      </w:r>
      <w:r>
        <w:rPr>
          <w:rFonts w:hint="eastAsia"/>
        </w:rPr>
        <w:t>。在实验阶段，给我提供了</w:t>
      </w:r>
      <w:r w:rsidR="0007190D">
        <w:rPr>
          <w:rFonts w:hint="eastAsia"/>
        </w:rPr>
        <w:t>实验所需要的硬件资源和数据集。徐军</w:t>
      </w:r>
      <w:r>
        <w:rPr>
          <w:rFonts w:hint="eastAsia"/>
        </w:rPr>
        <w:t>老师的严谨的治学态度、丰富的</w:t>
      </w:r>
      <w:r w:rsidR="0007190D">
        <w:rPr>
          <w:rFonts w:hint="eastAsia"/>
        </w:rPr>
        <w:t>科研</w:t>
      </w:r>
      <w:r>
        <w:rPr>
          <w:rFonts w:hint="eastAsia"/>
        </w:rPr>
        <w:t>经验</w:t>
      </w:r>
      <w:r w:rsidR="0007190D">
        <w:rPr>
          <w:rFonts w:hint="eastAsia"/>
        </w:rPr>
        <w:t>和</w:t>
      </w:r>
      <w:r>
        <w:rPr>
          <w:rFonts w:hint="eastAsia"/>
        </w:rPr>
        <w:t>高效的工作效率</w:t>
      </w:r>
      <w:r w:rsidR="0007190D">
        <w:rPr>
          <w:rFonts w:hint="eastAsia"/>
        </w:rPr>
        <w:t>对我自身的学习工作产生十分重大的影响</w:t>
      </w:r>
      <w:r>
        <w:rPr>
          <w:rFonts w:hint="eastAsia"/>
        </w:rPr>
        <w:t>，</w:t>
      </w:r>
      <w:r w:rsidR="0007190D">
        <w:rPr>
          <w:rFonts w:hint="eastAsia"/>
        </w:rPr>
        <w:t>让我能够按时的完成自己的毕业设计</w:t>
      </w:r>
      <w:r>
        <w:rPr>
          <w:rFonts w:hint="eastAsia"/>
        </w:rPr>
        <w:t>。</w:t>
      </w:r>
    </w:p>
    <w:p w14:paraId="28AEB57D" w14:textId="78542374" w:rsidR="00007C78" w:rsidRDefault="00007C78" w:rsidP="00007C78">
      <w:pPr>
        <w:pStyle w:val="a6"/>
        <w:ind w:firstLineChars="200" w:firstLine="420"/>
      </w:pPr>
      <w:r>
        <w:rPr>
          <w:rFonts w:hint="eastAsia"/>
        </w:rPr>
        <w:t>我要</w:t>
      </w:r>
      <w:r w:rsidR="0007190D">
        <w:rPr>
          <w:rFonts w:hint="eastAsia"/>
        </w:rPr>
        <w:t>感谢</w:t>
      </w:r>
      <w:r>
        <w:rPr>
          <w:rFonts w:hint="eastAsia"/>
        </w:rPr>
        <w:t>我的家人</w:t>
      </w:r>
      <w:r w:rsidR="0007190D">
        <w:rPr>
          <w:rFonts w:hint="eastAsia"/>
        </w:rPr>
        <w:t>！父母不管是在物质上还是精神上都是我最强大的后盾，感谢他们在我背后的默默付出。</w:t>
      </w:r>
      <w:r>
        <w:rPr>
          <w:rFonts w:hint="eastAsia"/>
        </w:rPr>
        <w:t xml:space="preserve"> </w:t>
      </w:r>
    </w:p>
    <w:p w14:paraId="4EE10F14" w14:textId="06DD1F58" w:rsidR="0007190D" w:rsidRDefault="0007190D" w:rsidP="00007C78">
      <w:pPr>
        <w:pStyle w:val="a6"/>
        <w:ind w:firstLineChars="200" w:firstLine="420"/>
      </w:pPr>
      <w:r>
        <w:rPr>
          <w:rFonts w:hint="eastAsia"/>
        </w:rPr>
        <w:t>我要感谢我的辅导员杜林老师！在大学期间的生活上，正是有杜林老师的帮助和解惑才能顺利的完成一些工作</w:t>
      </w:r>
      <w:r w:rsidR="006C65BE">
        <w:rPr>
          <w:rFonts w:hint="eastAsia"/>
        </w:rPr>
        <w:t>，有效的解决生活中的问题</w:t>
      </w:r>
      <w:r>
        <w:rPr>
          <w:rFonts w:hint="eastAsia"/>
        </w:rPr>
        <w:t>。</w:t>
      </w:r>
    </w:p>
    <w:p w14:paraId="005404AF" w14:textId="3656B499" w:rsidR="0007190D" w:rsidRDefault="0007190D" w:rsidP="00007C78">
      <w:pPr>
        <w:pStyle w:val="a6"/>
        <w:ind w:firstLineChars="200" w:firstLine="420"/>
      </w:pPr>
      <w:r>
        <w:rPr>
          <w:rFonts w:hint="eastAsia"/>
        </w:rPr>
        <w:t>我要感谢</w:t>
      </w:r>
      <w:r w:rsidR="002F70C3">
        <w:rPr>
          <w:rFonts w:hint="eastAsia"/>
        </w:rPr>
        <w:t>我的</w:t>
      </w:r>
      <w:r w:rsidR="00F1285C">
        <w:rPr>
          <w:rFonts w:hint="eastAsia"/>
        </w:rPr>
        <w:t>伙伴们</w:t>
      </w:r>
      <w:r w:rsidR="002F70C3">
        <w:rPr>
          <w:rFonts w:hint="eastAsia"/>
        </w:rPr>
        <w:t>！正是他们的陪伴、鼓励让我不论是在考研还是做毕业设计的过程中遇到困难时，能够勇敢的面对。</w:t>
      </w:r>
      <w:r w:rsidR="00016283">
        <w:rPr>
          <w:rFonts w:hint="eastAsia"/>
        </w:rPr>
        <w:t>特别是实验室的晓峰师兄，在实验的过程中给予了我很大的帮助。</w:t>
      </w:r>
    </w:p>
    <w:p w14:paraId="46B77757" w14:textId="252BFC34" w:rsidR="00873D5C" w:rsidRPr="00004108" w:rsidRDefault="00007C78" w:rsidP="00007C78">
      <w:pPr>
        <w:pStyle w:val="a6"/>
        <w:ind w:firstLineChars="200" w:firstLine="420"/>
      </w:pPr>
      <w:r>
        <w:rPr>
          <w:rFonts w:hint="eastAsia"/>
        </w:rPr>
        <w:t>最后，感谢在百忙之中抽出宝贵时间评审本论文的各位专家和</w:t>
      </w:r>
      <w:r w:rsidR="0006762F">
        <w:rPr>
          <w:rFonts w:hint="eastAsia"/>
        </w:rPr>
        <w:t>老师</w:t>
      </w:r>
      <w:r>
        <w:rPr>
          <w:rFonts w:hint="eastAsia"/>
        </w:rPr>
        <w:t>！</w:t>
      </w:r>
    </w:p>
    <w:p w14:paraId="48B762CF" w14:textId="77777777" w:rsidR="0018773A" w:rsidRPr="0018773A" w:rsidRDefault="0018773A" w:rsidP="00C73714">
      <w:pPr>
        <w:jc w:val="center"/>
        <w:rPr>
          <w:rFonts w:cs="Times New Roman"/>
          <w:szCs w:val="21"/>
        </w:rPr>
      </w:pPr>
    </w:p>
    <w:sectPr w:rsidR="0018773A" w:rsidRPr="0018773A" w:rsidSect="00421A3B">
      <w:headerReference w:type="default" r:id="rId48"/>
      <w:footerReference w:type="default" r:id="rId49"/>
      <w:pgSz w:w="11906" w:h="16838"/>
      <w:pgMar w:top="1418" w:right="1701"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 Jin" w:date="2022-08-26T09:35:00Z" w:initials="LJ">
    <w:p w14:paraId="05363834" w14:textId="77777777" w:rsidR="00394F66" w:rsidRDefault="00394F66">
      <w:pPr>
        <w:pStyle w:val="af9"/>
      </w:pPr>
      <w:r>
        <w:rPr>
          <w:rStyle w:val="af8"/>
        </w:rPr>
        <w:annotationRef/>
      </w:r>
      <w:r>
        <w:rPr>
          <w:rFonts w:hint="eastAsia"/>
        </w:rPr>
        <w:t>2</w:t>
      </w:r>
      <w:r>
        <w:t xml:space="preserve">.1.2 </w:t>
      </w:r>
      <w:r>
        <w:rPr>
          <w:rFonts w:hint="eastAsia"/>
        </w:rPr>
        <w:t>感知机模型后面不需要有引用（因为在目录里面），建议删掉</w:t>
      </w:r>
    </w:p>
    <w:p w14:paraId="6078C4DB" w14:textId="77777777" w:rsidR="00E6417A" w:rsidRDefault="00E6417A">
      <w:pPr>
        <w:pStyle w:val="af9"/>
      </w:pPr>
    </w:p>
    <w:p w14:paraId="4FCA99FC" w14:textId="0350B128" w:rsidR="00E6417A" w:rsidRDefault="00E6417A">
      <w:pPr>
        <w:pStyle w:val="af9"/>
      </w:pPr>
      <w:r>
        <w:rPr>
          <w:rFonts w:hint="eastAsia"/>
        </w:rPr>
        <w:t>4</w:t>
      </w:r>
      <w:r>
        <w:t xml:space="preserve">.2 </w:t>
      </w:r>
      <w:r>
        <w:rPr>
          <w:rFonts w:hint="eastAsia"/>
        </w:rPr>
        <w:t>过完备不需要加英文注释，建议删掉</w:t>
      </w:r>
    </w:p>
  </w:comment>
  <w:comment w:id="8" w:author="Li Jin" w:date="2022-08-26T09:54:00Z" w:initials="LJ">
    <w:p w14:paraId="540EAEAA" w14:textId="5F14B603" w:rsidR="00890361" w:rsidRDefault="00132BBB">
      <w:pPr>
        <w:pStyle w:val="af9"/>
      </w:pPr>
      <w:r>
        <w:rPr>
          <w:rStyle w:val="af8"/>
        </w:rPr>
        <w:annotationRef/>
      </w:r>
      <w:r w:rsidR="00890361">
        <w:rPr>
          <w:rFonts w:hint="eastAsia"/>
        </w:rPr>
        <w:t>这里最好写完整；</w:t>
      </w:r>
      <w:r w:rsidR="00890361">
        <w:rPr>
          <w:rFonts w:hint="eastAsia"/>
        </w:rPr>
        <w:t xml:space="preserve"> </w:t>
      </w:r>
      <w:r w:rsidR="00890361">
        <w:t>Dice</w:t>
      </w:r>
      <w:r w:rsidR="00890361">
        <w:rPr>
          <w:rFonts w:hint="eastAsia"/>
        </w:rPr>
        <w:t>相似</w:t>
      </w:r>
      <w:r w:rsidR="00193965">
        <w:rPr>
          <w:rFonts w:hint="eastAsia"/>
        </w:rPr>
        <w:t>系数</w:t>
      </w:r>
    </w:p>
  </w:comment>
  <w:comment w:id="7" w:author="Li Jin" w:date="2022-08-26T09:40:00Z" w:initials="LJ">
    <w:p w14:paraId="7DCF4231" w14:textId="1603F2B5" w:rsidR="009522B9" w:rsidRDefault="009522B9">
      <w:pPr>
        <w:pStyle w:val="af9"/>
      </w:pPr>
      <w:r>
        <w:rPr>
          <w:rStyle w:val="af8"/>
        </w:rPr>
        <w:annotationRef/>
      </w:r>
      <w:r>
        <w:rPr>
          <w:rFonts w:hint="eastAsia"/>
        </w:rPr>
        <w:t>相对</w:t>
      </w:r>
      <w:r>
        <w:rPr>
          <w:rFonts w:hint="eastAsia"/>
        </w:rPr>
        <w:t>于之前的</w:t>
      </w:r>
      <w:r>
        <w:rPr>
          <w:rFonts w:hint="eastAsia"/>
        </w:rPr>
        <w:t>xxx</w:t>
      </w:r>
      <w:r>
        <w:rPr>
          <w:rFonts w:hint="eastAsia"/>
        </w:rPr>
        <w:t>方法得到提升？没有对比如何说明我们的方法效果更好？</w:t>
      </w:r>
    </w:p>
  </w:comment>
  <w:comment w:id="12" w:author="Li Jin" w:date="2022-08-26T09:41:00Z" w:initials="LJ">
    <w:p w14:paraId="15AAD363" w14:textId="4C092DD0" w:rsidR="00DA1C2C" w:rsidRDefault="00DA1C2C">
      <w:pPr>
        <w:pStyle w:val="af9"/>
      </w:pPr>
      <w:r>
        <w:rPr>
          <w:rStyle w:val="af8"/>
        </w:rPr>
        <w:annotationRef/>
      </w:r>
      <w:r>
        <w:rPr>
          <w:rFonts w:hint="eastAsia"/>
        </w:rPr>
        <w:t>所有图片的</w:t>
      </w:r>
      <w:r>
        <w:rPr>
          <w:rFonts w:hint="eastAsia"/>
        </w:rPr>
        <w:t>caption</w:t>
      </w:r>
      <w:r>
        <w:rPr>
          <w:rFonts w:hint="eastAsia"/>
        </w:rPr>
        <w:t>居左</w:t>
      </w:r>
      <w:r w:rsidR="008C7E52">
        <w:rPr>
          <w:rFonts w:hint="eastAsia"/>
        </w:rPr>
        <w:t>，图</w:t>
      </w:r>
      <w:r w:rsidR="008C7E52">
        <w:rPr>
          <w:rFonts w:hint="eastAsia"/>
        </w:rPr>
        <w:t>xx</w:t>
      </w:r>
      <w:r w:rsidR="008C7E52">
        <w:rPr>
          <w:rFonts w:hint="eastAsia"/>
        </w:rPr>
        <w:t>加粗</w:t>
      </w:r>
      <w:r w:rsidR="00CA0E58">
        <w:rPr>
          <w:rFonts w:hint="eastAsia"/>
        </w:rPr>
        <w:t>，结尾加。</w:t>
      </w:r>
      <w:r w:rsidR="008C7E52">
        <w:rPr>
          <w:rFonts w:hint="eastAsia"/>
        </w:rPr>
        <w:t xml:space="preserve"> </w:t>
      </w:r>
      <w:r w:rsidR="008E6BBE">
        <w:rPr>
          <w:rFonts w:hint="eastAsia"/>
        </w:rPr>
        <w:t>图片和正文之间留出一定的边界（如</w:t>
      </w:r>
      <w:r w:rsidR="008E6BBE">
        <w:rPr>
          <w:rFonts w:hint="eastAsia"/>
        </w:rPr>
        <w:t>0</w:t>
      </w:r>
      <w:r w:rsidR="008E6BBE">
        <w:t>.5</w:t>
      </w:r>
      <w:r w:rsidR="008E6BBE">
        <w:rPr>
          <w:rFonts w:hint="eastAsia"/>
        </w:rPr>
        <w:t>行）</w:t>
      </w:r>
      <w:r w:rsidR="00FF1FA2">
        <w:rPr>
          <w:rFonts w:hint="eastAsia"/>
        </w:rPr>
        <w:t xml:space="preserve"> </w:t>
      </w:r>
      <w:r w:rsidR="009D39BF">
        <w:rPr>
          <w:rFonts w:hint="eastAsia"/>
        </w:rPr>
        <w:t>似乎更符合科技论文写作风格</w:t>
      </w:r>
      <w:r>
        <w:rPr>
          <w:rFonts w:hint="eastAsia"/>
        </w:rPr>
        <w:t>？（不强求）</w:t>
      </w:r>
    </w:p>
  </w:comment>
  <w:comment w:id="14" w:author="Li Jin" w:date="2022-08-26T09:45:00Z" w:initials="LJ">
    <w:p w14:paraId="2EE81F53" w14:textId="4C83101A" w:rsidR="006C78A5" w:rsidRDefault="006C78A5">
      <w:pPr>
        <w:pStyle w:val="af9"/>
      </w:pPr>
      <w:r>
        <w:rPr>
          <w:rStyle w:val="af8"/>
        </w:rPr>
        <w:annotationRef/>
      </w:r>
      <w:r>
        <w:rPr>
          <w:rFonts w:hint="eastAsia"/>
        </w:rPr>
        <w:t>图片有点失真？</w:t>
      </w:r>
    </w:p>
  </w:comment>
  <w:comment w:id="20" w:author="Li Jin" w:date="2022-08-26T09:46:00Z" w:initials="LJ">
    <w:p w14:paraId="69CA0BAD" w14:textId="3C26D202" w:rsidR="00F24823" w:rsidRDefault="00F24823">
      <w:pPr>
        <w:pStyle w:val="af9"/>
      </w:pPr>
      <w:r>
        <w:rPr>
          <w:rStyle w:val="af8"/>
        </w:rPr>
        <w:annotationRef/>
      </w:r>
      <w:r>
        <w:t>S</w:t>
      </w:r>
      <w:r>
        <w:rPr>
          <w:rFonts w:hint="eastAsia"/>
        </w:rPr>
        <w:t>ign</w:t>
      </w:r>
      <w:r>
        <w:t xml:space="preserve"> </w:t>
      </w:r>
      <w:r>
        <w:rPr>
          <w:rFonts w:hint="eastAsia"/>
        </w:rPr>
        <w:t>or</w:t>
      </w:r>
      <w:r>
        <w:t xml:space="preserve"> </w:t>
      </w:r>
      <w:r>
        <w:rPr>
          <w:rFonts w:hint="eastAsia"/>
        </w:rPr>
        <w:t>sig</w:t>
      </w:r>
      <w:r>
        <w:t>/</w:t>
      </w:r>
      <w:r>
        <w:rPr>
          <w:rFonts w:hint="eastAsia"/>
        </w:rPr>
        <w:t>sigmoid</w:t>
      </w:r>
      <w:r>
        <w:rPr>
          <w:rFonts w:hint="eastAsia"/>
        </w:rPr>
        <w:t>？笔误？</w:t>
      </w:r>
    </w:p>
  </w:comment>
  <w:comment w:id="58" w:author="Li Jin" w:date="2022-08-26T09:52:00Z" w:initials="LJ">
    <w:p w14:paraId="5F9F0F6B" w14:textId="6631CB62" w:rsidR="00454BCB" w:rsidRDefault="00454BCB">
      <w:pPr>
        <w:pStyle w:val="af9"/>
      </w:pPr>
      <w:r>
        <w:rPr>
          <w:rStyle w:val="af8"/>
        </w:rPr>
        <w:annotationRef/>
      </w:r>
      <w:r>
        <w:rPr>
          <w:rFonts w:hint="eastAsia"/>
        </w:rPr>
        <w:t>留白太多，建议换成横向分布的两个子图？</w:t>
      </w:r>
    </w:p>
  </w:comment>
  <w:comment w:id="64" w:author="Li Jin" w:date="2022-08-26T09:53:00Z" w:initials="LJ">
    <w:p w14:paraId="6E2F1367" w14:textId="6F73914F" w:rsidR="00C96B0C" w:rsidRDefault="00C96B0C">
      <w:pPr>
        <w:pStyle w:val="af9"/>
      </w:pPr>
      <w:r>
        <w:rPr>
          <w:rStyle w:val="af8"/>
        </w:rPr>
        <w:annotationRef/>
      </w:r>
      <w:r>
        <w:rPr>
          <w:rFonts w:hint="eastAsia"/>
        </w:rPr>
        <w:t>引文</w:t>
      </w:r>
      <w:r>
        <w:rPr>
          <w:rFonts w:hint="eastAsia"/>
        </w:rPr>
        <w:t>[</w:t>
      </w:r>
      <w:r>
        <w:t>1]</w:t>
      </w:r>
      <w:r>
        <w:rPr>
          <w:rFonts w:hint="eastAsia"/>
        </w:rPr>
        <w:t>没有页码？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CA99FC" w15:done="1"/>
  <w15:commentEx w15:paraId="540EAEAA" w15:done="1"/>
  <w15:commentEx w15:paraId="7DCF4231" w15:done="1"/>
  <w15:commentEx w15:paraId="15AAD363" w15:done="1"/>
  <w15:commentEx w15:paraId="2EE81F53" w15:done="1"/>
  <w15:commentEx w15:paraId="69CA0BAD" w15:done="1"/>
  <w15:commentEx w15:paraId="5F9F0F6B" w15:done="1"/>
  <w15:commentEx w15:paraId="6E2F13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126F" w16cex:dateUtc="2022-08-26T01:35:00Z"/>
  <w16cex:commentExtensible w16cex:durableId="26B316EF" w16cex:dateUtc="2022-08-26T01:54:00Z"/>
  <w16cex:commentExtensible w16cex:durableId="26B3137D" w16cex:dateUtc="2022-08-26T01:40:00Z"/>
  <w16cex:commentExtensible w16cex:durableId="26B313E7" w16cex:dateUtc="2022-08-26T01:41:00Z"/>
  <w16cex:commentExtensible w16cex:durableId="26B314AC" w16cex:dateUtc="2022-08-26T01:45:00Z"/>
  <w16cex:commentExtensible w16cex:durableId="26B314EF" w16cex:dateUtc="2022-08-26T01:46:00Z"/>
  <w16cex:commentExtensible w16cex:durableId="26B31673" w16cex:dateUtc="2022-08-26T01:52:00Z"/>
  <w16cex:commentExtensible w16cex:durableId="26B316A9" w16cex:dateUtc="2022-08-26T0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CA99FC" w16cid:durableId="26B3126F"/>
  <w16cid:commentId w16cid:paraId="540EAEAA" w16cid:durableId="26B316EF"/>
  <w16cid:commentId w16cid:paraId="7DCF4231" w16cid:durableId="26B3137D"/>
  <w16cid:commentId w16cid:paraId="15AAD363" w16cid:durableId="26B313E7"/>
  <w16cid:commentId w16cid:paraId="2EE81F53" w16cid:durableId="26B314AC"/>
  <w16cid:commentId w16cid:paraId="69CA0BAD" w16cid:durableId="26B314EF"/>
  <w16cid:commentId w16cid:paraId="5F9F0F6B" w16cid:durableId="26B31673"/>
  <w16cid:commentId w16cid:paraId="6E2F1367" w16cid:durableId="26B316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9C29C" w14:textId="77777777" w:rsidR="00391216" w:rsidRDefault="00391216" w:rsidP="00FC40C4">
      <w:pPr>
        <w:spacing w:line="240" w:lineRule="auto"/>
      </w:pPr>
      <w:r>
        <w:separator/>
      </w:r>
    </w:p>
  </w:endnote>
  <w:endnote w:type="continuationSeparator" w:id="0">
    <w:p w14:paraId="3EDB0414" w14:textId="77777777" w:rsidR="00391216" w:rsidRDefault="00391216" w:rsidP="00FC40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1B8C1" w14:textId="07EC630E" w:rsidR="001456C3" w:rsidRDefault="001456C3" w:rsidP="00604528">
    <w:pPr>
      <w:pStyle w:val="ae"/>
    </w:pPr>
  </w:p>
  <w:p w14:paraId="6BB7B20E" w14:textId="77777777" w:rsidR="001456C3" w:rsidRDefault="001456C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15558"/>
      <w:docPartObj>
        <w:docPartGallery w:val="Page Numbers (Bottom of Page)"/>
        <w:docPartUnique/>
      </w:docPartObj>
    </w:sdtPr>
    <w:sdtContent>
      <w:p w14:paraId="23675168" w14:textId="77777777" w:rsidR="001456C3" w:rsidRDefault="001456C3">
        <w:pPr>
          <w:pStyle w:val="ae"/>
          <w:jc w:val="center"/>
        </w:pPr>
        <w:r>
          <w:fldChar w:fldCharType="begin"/>
        </w:r>
        <w:r>
          <w:instrText>PAGE   \* MERGEFORMAT</w:instrText>
        </w:r>
        <w:r>
          <w:fldChar w:fldCharType="separate"/>
        </w:r>
        <w:r>
          <w:rPr>
            <w:lang w:val="zh-CN"/>
          </w:rPr>
          <w:t>2</w:t>
        </w:r>
        <w:r>
          <w:fldChar w:fldCharType="end"/>
        </w:r>
      </w:p>
    </w:sdtContent>
  </w:sdt>
  <w:p w14:paraId="4DAABFFF" w14:textId="77777777" w:rsidR="001456C3" w:rsidRDefault="001456C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04664"/>
      <w:docPartObj>
        <w:docPartGallery w:val="Page Numbers (Bottom of Page)"/>
        <w:docPartUnique/>
      </w:docPartObj>
    </w:sdtPr>
    <w:sdtContent>
      <w:p w14:paraId="43D3A666" w14:textId="77777777" w:rsidR="001456C3" w:rsidRDefault="001456C3">
        <w:pPr>
          <w:pStyle w:val="ae"/>
          <w:jc w:val="center"/>
        </w:pPr>
        <w:r>
          <w:fldChar w:fldCharType="begin"/>
        </w:r>
        <w:r>
          <w:instrText>PAGE   \* MERGEFORMAT</w:instrText>
        </w:r>
        <w:r>
          <w:fldChar w:fldCharType="separate"/>
        </w:r>
        <w:r>
          <w:rPr>
            <w:lang w:val="zh-CN"/>
          </w:rPr>
          <w:t>2</w:t>
        </w:r>
        <w:r>
          <w:fldChar w:fldCharType="end"/>
        </w:r>
      </w:p>
    </w:sdtContent>
  </w:sdt>
  <w:p w14:paraId="29A35E63" w14:textId="77777777" w:rsidR="001456C3" w:rsidRDefault="001456C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63FD9" w14:textId="77777777" w:rsidR="00391216" w:rsidRDefault="00391216" w:rsidP="00FC40C4">
      <w:pPr>
        <w:spacing w:line="240" w:lineRule="auto"/>
      </w:pPr>
      <w:r>
        <w:separator/>
      </w:r>
    </w:p>
  </w:footnote>
  <w:footnote w:type="continuationSeparator" w:id="0">
    <w:p w14:paraId="08495D74" w14:textId="77777777" w:rsidR="00391216" w:rsidRDefault="00391216" w:rsidP="00FC40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4906E" w14:textId="77777777" w:rsidR="001456C3" w:rsidRDefault="001456C3" w:rsidP="00C210D1">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8E13" w14:textId="7EEC5E42" w:rsidR="001456C3" w:rsidRDefault="001456C3" w:rsidP="00C210D1">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E91"/>
    <w:multiLevelType w:val="multilevel"/>
    <w:tmpl w:val="23446A3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6D9737A"/>
    <w:multiLevelType w:val="hybridMultilevel"/>
    <w:tmpl w:val="E14A67BE"/>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B16A9"/>
    <w:multiLevelType w:val="hybridMultilevel"/>
    <w:tmpl w:val="84DC6716"/>
    <w:lvl w:ilvl="0" w:tplc="A900F354">
      <w:start w:val="1"/>
      <w:numFmt w:val="lowerLetter"/>
      <w:lvlText w:val="(%1)"/>
      <w:lvlJc w:val="left"/>
      <w:pPr>
        <w:ind w:left="2700" w:hanging="360"/>
      </w:pPr>
      <w:rPr>
        <w:rFonts w:hint="default"/>
      </w:rPr>
    </w:lvl>
    <w:lvl w:ilvl="1" w:tplc="04090019" w:tentative="1">
      <w:start w:val="1"/>
      <w:numFmt w:val="lowerLetter"/>
      <w:lvlText w:val="%2)"/>
      <w:lvlJc w:val="left"/>
      <w:pPr>
        <w:ind w:left="3180" w:hanging="420"/>
      </w:pPr>
    </w:lvl>
    <w:lvl w:ilvl="2" w:tplc="0409001B" w:tentative="1">
      <w:start w:val="1"/>
      <w:numFmt w:val="lowerRoman"/>
      <w:lvlText w:val="%3."/>
      <w:lvlJc w:val="right"/>
      <w:pPr>
        <w:ind w:left="3600" w:hanging="420"/>
      </w:pPr>
    </w:lvl>
    <w:lvl w:ilvl="3" w:tplc="0409000F" w:tentative="1">
      <w:start w:val="1"/>
      <w:numFmt w:val="decimal"/>
      <w:lvlText w:val="%4."/>
      <w:lvlJc w:val="left"/>
      <w:pPr>
        <w:ind w:left="4020" w:hanging="420"/>
      </w:pPr>
    </w:lvl>
    <w:lvl w:ilvl="4" w:tplc="04090019" w:tentative="1">
      <w:start w:val="1"/>
      <w:numFmt w:val="lowerLetter"/>
      <w:lvlText w:val="%5)"/>
      <w:lvlJc w:val="left"/>
      <w:pPr>
        <w:ind w:left="4440" w:hanging="420"/>
      </w:pPr>
    </w:lvl>
    <w:lvl w:ilvl="5" w:tplc="0409001B" w:tentative="1">
      <w:start w:val="1"/>
      <w:numFmt w:val="lowerRoman"/>
      <w:lvlText w:val="%6."/>
      <w:lvlJc w:val="right"/>
      <w:pPr>
        <w:ind w:left="4860" w:hanging="420"/>
      </w:pPr>
    </w:lvl>
    <w:lvl w:ilvl="6" w:tplc="0409000F" w:tentative="1">
      <w:start w:val="1"/>
      <w:numFmt w:val="decimal"/>
      <w:lvlText w:val="%7."/>
      <w:lvlJc w:val="left"/>
      <w:pPr>
        <w:ind w:left="5280" w:hanging="420"/>
      </w:pPr>
    </w:lvl>
    <w:lvl w:ilvl="7" w:tplc="04090019" w:tentative="1">
      <w:start w:val="1"/>
      <w:numFmt w:val="lowerLetter"/>
      <w:lvlText w:val="%8)"/>
      <w:lvlJc w:val="left"/>
      <w:pPr>
        <w:ind w:left="5700" w:hanging="420"/>
      </w:pPr>
    </w:lvl>
    <w:lvl w:ilvl="8" w:tplc="0409001B" w:tentative="1">
      <w:start w:val="1"/>
      <w:numFmt w:val="lowerRoman"/>
      <w:lvlText w:val="%9."/>
      <w:lvlJc w:val="right"/>
      <w:pPr>
        <w:ind w:left="6120" w:hanging="420"/>
      </w:pPr>
    </w:lvl>
  </w:abstractNum>
  <w:abstractNum w:abstractNumId="3" w15:restartNumberingAfterBreak="0">
    <w:nsid w:val="0B141E65"/>
    <w:multiLevelType w:val="hybridMultilevel"/>
    <w:tmpl w:val="7BD4F816"/>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93336"/>
    <w:multiLevelType w:val="hybridMultilevel"/>
    <w:tmpl w:val="BE8821DA"/>
    <w:lvl w:ilvl="0" w:tplc="8D2694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275099"/>
    <w:multiLevelType w:val="hybridMultilevel"/>
    <w:tmpl w:val="BA46AC10"/>
    <w:lvl w:ilvl="0" w:tplc="733EB1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1C0F6E"/>
    <w:multiLevelType w:val="hybridMultilevel"/>
    <w:tmpl w:val="1ED42B40"/>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410902"/>
    <w:multiLevelType w:val="hybridMultilevel"/>
    <w:tmpl w:val="871A7F0E"/>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04487D"/>
    <w:multiLevelType w:val="hybridMultilevel"/>
    <w:tmpl w:val="60C851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7E4C5B"/>
    <w:multiLevelType w:val="hybridMultilevel"/>
    <w:tmpl w:val="8B6AF9D4"/>
    <w:lvl w:ilvl="0" w:tplc="E5A0AC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A5766"/>
    <w:multiLevelType w:val="hybridMultilevel"/>
    <w:tmpl w:val="32CAF40C"/>
    <w:lvl w:ilvl="0" w:tplc="A5D43F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942838"/>
    <w:multiLevelType w:val="multilevel"/>
    <w:tmpl w:val="365263D6"/>
    <w:lvl w:ilvl="0">
      <w:start w:val="3"/>
      <w:numFmt w:val="lowerLetter"/>
      <w:lvlText w:val="%1"/>
      <w:lvlJc w:val="left"/>
      <w:pPr>
        <w:ind w:left="372" w:hanging="372"/>
      </w:pPr>
      <w:rPr>
        <w:rFonts w:ascii="宋体" w:eastAsia="宋体" w:hAnsi="宋体" w:cstheme="minorBidi" w:hint="default"/>
        <w:sz w:val="18"/>
      </w:rPr>
    </w:lvl>
    <w:lvl w:ilvl="1">
      <w:start w:val="1"/>
      <w:numFmt w:val="decimal"/>
      <w:lvlText w:val="%1.%2"/>
      <w:lvlJc w:val="left"/>
      <w:pPr>
        <w:ind w:left="372" w:hanging="372"/>
      </w:pPr>
      <w:rPr>
        <w:rFonts w:ascii="宋体" w:eastAsia="宋体" w:hAnsi="宋体" w:cstheme="minorBidi" w:hint="default"/>
        <w:sz w:val="18"/>
      </w:rPr>
    </w:lvl>
    <w:lvl w:ilvl="2">
      <w:start w:val="1"/>
      <w:numFmt w:val="decimal"/>
      <w:lvlText w:val="%1.%2.%3"/>
      <w:lvlJc w:val="left"/>
      <w:pPr>
        <w:ind w:left="720" w:hanging="720"/>
      </w:pPr>
      <w:rPr>
        <w:rFonts w:ascii="宋体" w:eastAsia="宋体" w:hAnsi="宋体" w:cstheme="minorBidi" w:hint="default"/>
        <w:sz w:val="18"/>
      </w:rPr>
    </w:lvl>
    <w:lvl w:ilvl="3">
      <w:start w:val="1"/>
      <w:numFmt w:val="decimal"/>
      <w:lvlText w:val="%1.%2.%3.%4"/>
      <w:lvlJc w:val="left"/>
      <w:pPr>
        <w:ind w:left="720" w:hanging="720"/>
      </w:pPr>
      <w:rPr>
        <w:rFonts w:ascii="宋体" w:eastAsia="宋体" w:hAnsi="宋体" w:cstheme="minorBidi" w:hint="default"/>
        <w:sz w:val="18"/>
      </w:rPr>
    </w:lvl>
    <w:lvl w:ilvl="4">
      <w:start w:val="1"/>
      <w:numFmt w:val="decimal"/>
      <w:lvlText w:val="%1.%2.%3.%4.%5"/>
      <w:lvlJc w:val="left"/>
      <w:pPr>
        <w:ind w:left="1080" w:hanging="1080"/>
      </w:pPr>
      <w:rPr>
        <w:rFonts w:ascii="宋体" w:eastAsia="宋体" w:hAnsi="宋体" w:cstheme="minorBidi" w:hint="default"/>
        <w:sz w:val="18"/>
      </w:rPr>
    </w:lvl>
    <w:lvl w:ilvl="5">
      <w:start w:val="1"/>
      <w:numFmt w:val="decimal"/>
      <w:lvlText w:val="%1.%2.%3.%4.%5.%6"/>
      <w:lvlJc w:val="left"/>
      <w:pPr>
        <w:ind w:left="1080" w:hanging="1080"/>
      </w:pPr>
      <w:rPr>
        <w:rFonts w:ascii="宋体" w:eastAsia="宋体" w:hAnsi="宋体" w:cstheme="minorBidi" w:hint="default"/>
        <w:sz w:val="18"/>
      </w:rPr>
    </w:lvl>
    <w:lvl w:ilvl="6">
      <w:start w:val="1"/>
      <w:numFmt w:val="decimal"/>
      <w:lvlText w:val="%1.%2.%3.%4.%5.%6.%7"/>
      <w:lvlJc w:val="left"/>
      <w:pPr>
        <w:ind w:left="1080" w:hanging="1080"/>
      </w:pPr>
      <w:rPr>
        <w:rFonts w:ascii="宋体" w:eastAsia="宋体" w:hAnsi="宋体" w:cstheme="minorBidi" w:hint="default"/>
        <w:sz w:val="18"/>
      </w:rPr>
    </w:lvl>
    <w:lvl w:ilvl="7">
      <w:start w:val="1"/>
      <w:numFmt w:val="decimal"/>
      <w:lvlText w:val="%1.%2.%3.%4.%5.%6.%7.%8"/>
      <w:lvlJc w:val="left"/>
      <w:pPr>
        <w:ind w:left="1440" w:hanging="1440"/>
      </w:pPr>
      <w:rPr>
        <w:rFonts w:ascii="宋体" w:eastAsia="宋体" w:hAnsi="宋体" w:cstheme="minorBidi" w:hint="default"/>
        <w:sz w:val="18"/>
      </w:rPr>
    </w:lvl>
    <w:lvl w:ilvl="8">
      <w:start w:val="1"/>
      <w:numFmt w:val="decimal"/>
      <w:lvlText w:val="%1.%2.%3.%4.%5.%6.%7.%8.%9"/>
      <w:lvlJc w:val="left"/>
      <w:pPr>
        <w:ind w:left="1440" w:hanging="1440"/>
      </w:pPr>
      <w:rPr>
        <w:rFonts w:ascii="宋体" w:eastAsia="宋体" w:hAnsi="宋体" w:cstheme="minorBidi" w:hint="default"/>
        <w:sz w:val="18"/>
      </w:rPr>
    </w:lvl>
  </w:abstractNum>
  <w:abstractNum w:abstractNumId="12" w15:restartNumberingAfterBreak="0">
    <w:nsid w:val="3EFE5F10"/>
    <w:multiLevelType w:val="hybridMultilevel"/>
    <w:tmpl w:val="487E7178"/>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B467C7"/>
    <w:multiLevelType w:val="hybridMultilevel"/>
    <w:tmpl w:val="B0CE649A"/>
    <w:lvl w:ilvl="0" w:tplc="06425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F053D9"/>
    <w:multiLevelType w:val="hybridMultilevel"/>
    <w:tmpl w:val="F496ABFA"/>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1A0A8A"/>
    <w:multiLevelType w:val="hybridMultilevel"/>
    <w:tmpl w:val="11C63D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AA2D27"/>
    <w:multiLevelType w:val="hybridMultilevel"/>
    <w:tmpl w:val="D24A175A"/>
    <w:lvl w:ilvl="0" w:tplc="904E7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CB5AD6"/>
    <w:multiLevelType w:val="hybridMultilevel"/>
    <w:tmpl w:val="27543CEA"/>
    <w:lvl w:ilvl="0" w:tplc="E2E403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7951C6"/>
    <w:multiLevelType w:val="hybridMultilevel"/>
    <w:tmpl w:val="B43CF8EA"/>
    <w:lvl w:ilvl="0" w:tplc="D4405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FD2C38"/>
    <w:multiLevelType w:val="hybridMultilevel"/>
    <w:tmpl w:val="2C564F04"/>
    <w:lvl w:ilvl="0" w:tplc="D27A2C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4686048">
    <w:abstractNumId w:val="16"/>
  </w:num>
  <w:num w:numId="2" w16cid:durableId="668367980">
    <w:abstractNumId w:val="13"/>
  </w:num>
  <w:num w:numId="3" w16cid:durableId="1992244364">
    <w:abstractNumId w:val="0"/>
  </w:num>
  <w:num w:numId="4" w16cid:durableId="171797694">
    <w:abstractNumId w:val="8"/>
  </w:num>
  <w:num w:numId="5" w16cid:durableId="758674208">
    <w:abstractNumId w:val="15"/>
  </w:num>
  <w:num w:numId="6" w16cid:durableId="1788546420">
    <w:abstractNumId w:val="11"/>
  </w:num>
  <w:num w:numId="7" w16cid:durableId="1107624631">
    <w:abstractNumId w:val="5"/>
  </w:num>
  <w:num w:numId="8" w16cid:durableId="1028872236">
    <w:abstractNumId w:val="19"/>
  </w:num>
  <w:num w:numId="9" w16cid:durableId="1486317162">
    <w:abstractNumId w:val="12"/>
  </w:num>
  <w:num w:numId="10" w16cid:durableId="1368988114">
    <w:abstractNumId w:val="14"/>
  </w:num>
  <w:num w:numId="11" w16cid:durableId="838814788">
    <w:abstractNumId w:val="6"/>
  </w:num>
  <w:num w:numId="12" w16cid:durableId="802961151">
    <w:abstractNumId w:val="18"/>
  </w:num>
  <w:num w:numId="13" w16cid:durableId="1990790537">
    <w:abstractNumId w:val="10"/>
  </w:num>
  <w:num w:numId="14" w16cid:durableId="1408645989">
    <w:abstractNumId w:val="9"/>
  </w:num>
  <w:num w:numId="15" w16cid:durableId="1448427558">
    <w:abstractNumId w:val="7"/>
  </w:num>
  <w:num w:numId="16" w16cid:durableId="68888190">
    <w:abstractNumId w:val="17"/>
  </w:num>
  <w:num w:numId="17" w16cid:durableId="1158032573">
    <w:abstractNumId w:val="3"/>
  </w:num>
  <w:num w:numId="18" w16cid:durableId="702290283">
    <w:abstractNumId w:val="2"/>
  </w:num>
  <w:num w:numId="19" w16cid:durableId="149172495">
    <w:abstractNumId w:val="4"/>
  </w:num>
  <w:num w:numId="20" w16cid:durableId="2938755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 梦一">
    <w15:presenceInfo w15:providerId="Windows Live" w15:userId="b86261e61172cb58"/>
  </w15:person>
  <w15:person w15:author="Li Jin">
    <w15:presenceInfo w15:providerId="Windows Live" w15:userId="a3964d6615a9f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22A"/>
    <w:rsid w:val="000014F0"/>
    <w:rsid w:val="00004108"/>
    <w:rsid w:val="00005ECB"/>
    <w:rsid w:val="0000786F"/>
    <w:rsid w:val="00007C78"/>
    <w:rsid w:val="0001035B"/>
    <w:rsid w:val="00011ACF"/>
    <w:rsid w:val="000133F3"/>
    <w:rsid w:val="00013E67"/>
    <w:rsid w:val="00016283"/>
    <w:rsid w:val="000163F4"/>
    <w:rsid w:val="00016F74"/>
    <w:rsid w:val="0001787E"/>
    <w:rsid w:val="00022922"/>
    <w:rsid w:val="00023053"/>
    <w:rsid w:val="000232E9"/>
    <w:rsid w:val="00024B4D"/>
    <w:rsid w:val="00024CF4"/>
    <w:rsid w:val="000300D1"/>
    <w:rsid w:val="00033717"/>
    <w:rsid w:val="00033C5B"/>
    <w:rsid w:val="000341E6"/>
    <w:rsid w:val="00034E77"/>
    <w:rsid w:val="00034E90"/>
    <w:rsid w:val="00034F64"/>
    <w:rsid w:val="00040028"/>
    <w:rsid w:val="00040F5C"/>
    <w:rsid w:val="000415BB"/>
    <w:rsid w:val="00042214"/>
    <w:rsid w:val="0004360C"/>
    <w:rsid w:val="00044E90"/>
    <w:rsid w:val="00047993"/>
    <w:rsid w:val="00051310"/>
    <w:rsid w:val="00052513"/>
    <w:rsid w:val="00053CE7"/>
    <w:rsid w:val="0005479F"/>
    <w:rsid w:val="00055030"/>
    <w:rsid w:val="000561FC"/>
    <w:rsid w:val="00056CCA"/>
    <w:rsid w:val="0005779B"/>
    <w:rsid w:val="00057F4D"/>
    <w:rsid w:val="00060D6E"/>
    <w:rsid w:val="00062107"/>
    <w:rsid w:val="000621C2"/>
    <w:rsid w:val="00063201"/>
    <w:rsid w:val="000638AD"/>
    <w:rsid w:val="0006638E"/>
    <w:rsid w:val="00066CA5"/>
    <w:rsid w:val="0006762F"/>
    <w:rsid w:val="0007190D"/>
    <w:rsid w:val="000723FB"/>
    <w:rsid w:val="0007265A"/>
    <w:rsid w:val="00072F74"/>
    <w:rsid w:val="000803F2"/>
    <w:rsid w:val="00080DAF"/>
    <w:rsid w:val="00083631"/>
    <w:rsid w:val="000851DD"/>
    <w:rsid w:val="000864D3"/>
    <w:rsid w:val="00090309"/>
    <w:rsid w:val="00094B97"/>
    <w:rsid w:val="000950BE"/>
    <w:rsid w:val="00097933"/>
    <w:rsid w:val="000A1EC5"/>
    <w:rsid w:val="000A2D92"/>
    <w:rsid w:val="000A4AD7"/>
    <w:rsid w:val="000A5B92"/>
    <w:rsid w:val="000A68D5"/>
    <w:rsid w:val="000A6CB1"/>
    <w:rsid w:val="000B217D"/>
    <w:rsid w:val="000B2624"/>
    <w:rsid w:val="000B3730"/>
    <w:rsid w:val="000B5873"/>
    <w:rsid w:val="000B5BBF"/>
    <w:rsid w:val="000B6053"/>
    <w:rsid w:val="000C170B"/>
    <w:rsid w:val="000C180C"/>
    <w:rsid w:val="000C1843"/>
    <w:rsid w:val="000C243C"/>
    <w:rsid w:val="000C308C"/>
    <w:rsid w:val="000C7043"/>
    <w:rsid w:val="000C754A"/>
    <w:rsid w:val="000C795A"/>
    <w:rsid w:val="000D6719"/>
    <w:rsid w:val="000D71F4"/>
    <w:rsid w:val="000E033E"/>
    <w:rsid w:val="000E2072"/>
    <w:rsid w:val="000E4981"/>
    <w:rsid w:val="000F02DE"/>
    <w:rsid w:val="000F039A"/>
    <w:rsid w:val="000F0BF7"/>
    <w:rsid w:val="000F0ECA"/>
    <w:rsid w:val="000F17D2"/>
    <w:rsid w:val="000F2FBF"/>
    <w:rsid w:val="000F3209"/>
    <w:rsid w:val="000F33B2"/>
    <w:rsid w:val="000F3F89"/>
    <w:rsid w:val="000F4BFE"/>
    <w:rsid w:val="000F648B"/>
    <w:rsid w:val="000F66CF"/>
    <w:rsid w:val="000F789F"/>
    <w:rsid w:val="001004DD"/>
    <w:rsid w:val="001010C0"/>
    <w:rsid w:val="00104E5B"/>
    <w:rsid w:val="0010568A"/>
    <w:rsid w:val="00107350"/>
    <w:rsid w:val="00110B96"/>
    <w:rsid w:val="00111DDF"/>
    <w:rsid w:val="00111E64"/>
    <w:rsid w:val="0011283F"/>
    <w:rsid w:val="00114D03"/>
    <w:rsid w:val="00114D54"/>
    <w:rsid w:val="001202DF"/>
    <w:rsid w:val="001219BF"/>
    <w:rsid w:val="00122179"/>
    <w:rsid w:val="00122262"/>
    <w:rsid w:val="00123B36"/>
    <w:rsid w:val="00125CFD"/>
    <w:rsid w:val="001261F7"/>
    <w:rsid w:val="00131C34"/>
    <w:rsid w:val="00132BBB"/>
    <w:rsid w:val="0013356D"/>
    <w:rsid w:val="00134908"/>
    <w:rsid w:val="00134F36"/>
    <w:rsid w:val="0014100E"/>
    <w:rsid w:val="00141329"/>
    <w:rsid w:val="0014217D"/>
    <w:rsid w:val="0014299B"/>
    <w:rsid w:val="001447AB"/>
    <w:rsid w:val="001456C3"/>
    <w:rsid w:val="001503F4"/>
    <w:rsid w:val="00151CB2"/>
    <w:rsid w:val="00157D8F"/>
    <w:rsid w:val="00160530"/>
    <w:rsid w:val="0016409C"/>
    <w:rsid w:val="00165210"/>
    <w:rsid w:val="00165938"/>
    <w:rsid w:val="0016647B"/>
    <w:rsid w:val="00170A11"/>
    <w:rsid w:val="001727F9"/>
    <w:rsid w:val="00173501"/>
    <w:rsid w:val="00174CF5"/>
    <w:rsid w:val="0017631F"/>
    <w:rsid w:val="00184D8B"/>
    <w:rsid w:val="001852BC"/>
    <w:rsid w:val="0018773A"/>
    <w:rsid w:val="001907C8"/>
    <w:rsid w:val="00192F48"/>
    <w:rsid w:val="00193965"/>
    <w:rsid w:val="001943EC"/>
    <w:rsid w:val="00194CB6"/>
    <w:rsid w:val="00195E16"/>
    <w:rsid w:val="00196558"/>
    <w:rsid w:val="00196726"/>
    <w:rsid w:val="001A2190"/>
    <w:rsid w:val="001A2C47"/>
    <w:rsid w:val="001A4C50"/>
    <w:rsid w:val="001A601B"/>
    <w:rsid w:val="001A6D48"/>
    <w:rsid w:val="001A7AA0"/>
    <w:rsid w:val="001B17A5"/>
    <w:rsid w:val="001B3326"/>
    <w:rsid w:val="001B5BC8"/>
    <w:rsid w:val="001B7262"/>
    <w:rsid w:val="001B7549"/>
    <w:rsid w:val="001D09C7"/>
    <w:rsid w:val="001D1025"/>
    <w:rsid w:val="001D10B3"/>
    <w:rsid w:val="001D2323"/>
    <w:rsid w:val="001E0A6D"/>
    <w:rsid w:val="001E2073"/>
    <w:rsid w:val="001E3AAA"/>
    <w:rsid w:val="001E3C08"/>
    <w:rsid w:val="001E49A2"/>
    <w:rsid w:val="001F1DF1"/>
    <w:rsid w:val="001F2D18"/>
    <w:rsid w:val="001F33D8"/>
    <w:rsid w:val="001F4960"/>
    <w:rsid w:val="001F4BBD"/>
    <w:rsid w:val="001F5B75"/>
    <w:rsid w:val="001F646F"/>
    <w:rsid w:val="001F7612"/>
    <w:rsid w:val="001F7AA3"/>
    <w:rsid w:val="00201310"/>
    <w:rsid w:val="0020163E"/>
    <w:rsid w:val="002021D1"/>
    <w:rsid w:val="002023AB"/>
    <w:rsid w:val="00202CDD"/>
    <w:rsid w:val="00203AE9"/>
    <w:rsid w:val="002041C5"/>
    <w:rsid w:val="002068B5"/>
    <w:rsid w:val="002074CA"/>
    <w:rsid w:val="0021001D"/>
    <w:rsid w:val="00211AA3"/>
    <w:rsid w:val="00212712"/>
    <w:rsid w:val="00215CEF"/>
    <w:rsid w:val="00216675"/>
    <w:rsid w:val="00216E0A"/>
    <w:rsid w:val="00216E98"/>
    <w:rsid w:val="00217A2E"/>
    <w:rsid w:val="00223E84"/>
    <w:rsid w:val="002247EA"/>
    <w:rsid w:val="002259F9"/>
    <w:rsid w:val="00225CC2"/>
    <w:rsid w:val="00226828"/>
    <w:rsid w:val="002305D7"/>
    <w:rsid w:val="00231E36"/>
    <w:rsid w:val="00232746"/>
    <w:rsid w:val="00233F82"/>
    <w:rsid w:val="00234005"/>
    <w:rsid w:val="002347BA"/>
    <w:rsid w:val="002349F1"/>
    <w:rsid w:val="00237916"/>
    <w:rsid w:val="0024005A"/>
    <w:rsid w:val="00240E12"/>
    <w:rsid w:val="0024759B"/>
    <w:rsid w:val="0024763C"/>
    <w:rsid w:val="00250E07"/>
    <w:rsid w:val="00252EC2"/>
    <w:rsid w:val="002546FD"/>
    <w:rsid w:val="00254CEB"/>
    <w:rsid w:val="00260513"/>
    <w:rsid w:val="00262288"/>
    <w:rsid w:val="0026257F"/>
    <w:rsid w:val="00264295"/>
    <w:rsid w:val="002670E3"/>
    <w:rsid w:val="0027058A"/>
    <w:rsid w:val="00275060"/>
    <w:rsid w:val="00275342"/>
    <w:rsid w:val="00275887"/>
    <w:rsid w:val="002764CF"/>
    <w:rsid w:val="00280EFE"/>
    <w:rsid w:val="00283DE3"/>
    <w:rsid w:val="002844AB"/>
    <w:rsid w:val="00284FF9"/>
    <w:rsid w:val="002903D3"/>
    <w:rsid w:val="00291255"/>
    <w:rsid w:val="00291B80"/>
    <w:rsid w:val="00292FD0"/>
    <w:rsid w:val="00293A3A"/>
    <w:rsid w:val="00293CEE"/>
    <w:rsid w:val="002951E9"/>
    <w:rsid w:val="0029682D"/>
    <w:rsid w:val="002A017C"/>
    <w:rsid w:val="002A03FE"/>
    <w:rsid w:val="002A0992"/>
    <w:rsid w:val="002A0A33"/>
    <w:rsid w:val="002A24CD"/>
    <w:rsid w:val="002A4D5A"/>
    <w:rsid w:val="002A620E"/>
    <w:rsid w:val="002A7AAD"/>
    <w:rsid w:val="002B0876"/>
    <w:rsid w:val="002B0B7A"/>
    <w:rsid w:val="002B1306"/>
    <w:rsid w:val="002B2A5C"/>
    <w:rsid w:val="002B44AB"/>
    <w:rsid w:val="002B546D"/>
    <w:rsid w:val="002B71EA"/>
    <w:rsid w:val="002B7ABF"/>
    <w:rsid w:val="002B7C3A"/>
    <w:rsid w:val="002C1161"/>
    <w:rsid w:val="002C29F6"/>
    <w:rsid w:val="002C447C"/>
    <w:rsid w:val="002C5543"/>
    <w:rsid w:val="002C7544"/>
    <w:rsid w:val="002D2F40"/>
    <w:rsid w:val="002D3DFA"/>
    <w:rsid w:val="002D4812"/>
    <w:rsid w:val="002D59C1"/>
    <w:rsid w:val="002D5C2D"/>
    <w:rsid w:val="002E15BF"/>
    <w:rsid w:val="002E254D"/>
    <w:rsid w:val="002E42CE"/>
    <w:rsid w:val="002E5B1A"/>
    <w:rsid w:val="002E7279"/>
    <w:rsid w:val="002F061E"/>
    <w:rsid w:val="002F236D"/>
    <w:rsid w:val="002F37DC"/>
    <w:rsid w:val="002F3F20"/>
    <w:rsid w:val="002F4D94"/>
    <w:rsid w:val="002F54C8"/>
    <w:rsid w:val="002F70C3"/>
    <w:rsid w:val="00301CC7"/>
    <w:rsid w:val="00302BE5"/>
    <w:rsid w:val="0030594F"/>
    <w:rsid w:val="00306864"/>
    <w:rsid w:val="00316E95"/>
    <w:rsid w:val="003213C6"/>
    <w:rsid w:val="00322121"/>
    <w:rsid w:val="003228BE"/>
    <w:rsid w:val="00323B18"/>
    <w:rsid w:val="0032403C"/>
    <w:rsid w:val="00325FF3"/>
    <w:rsid w:val="00327B66"/>
    <w:rsid w:val="00327D0B"/>
    <w:rsid w:val="00332397"/>
    <w:rsid w:val="00335132"/>
    <w:rsid w:val="00335A19"/>
    <w:rsid w:val="003369E1"/>
    <w:rsid w:val="0034044C"/>
    <w:rsid w:val="00342FB4"/>
    <w:rsid w:val="00343EF1"/>
    <w:rsid w:val="0034525B"/>
    <w:rsid w:val="00345489"/>
    <w:rsid w:val="00345E5B"/>
    <w:rsid w:val="00347651"/>
    <w:rsid w:val="0035047D"/>
    <w:rsid w:val="00352173"/>
    <w:rsid w:val="003539EB"/>
    <w:rsid w:val="00356143"/>
    <w:rsid w:val="00357A0F"/>
    <w:rsid w:val="003619B3"/>
    <w:rsid w:val="0036304A"/>
    <w:rsid w:val="00363098"/>
    <w:rsid w:val="00364FEB"/>
    <w:rsid w:val="0036599A"/>
    <w:rsid w:val="00365F4F"/>
    <w:rsid w:val="003668E9"/>
    <w:rsid w:val="003705E8"/>
    <w:rsid w:val="003733FE"/>
    <w:rsid w:val="00374689"/>
    <w:rsid w:val="00375A6C"/>
    <w:rsid w:val="00376538"/>
    <w:rsid w:val="00376977"/>
    <w:rsid w:val="003808EE"/>
    <w:rsid w:val="00381CCC"/>
    <w:rsid w:val="00382C2F"/>
    <w:rsid w:val="00383597"/>
    <w:rsid w:val="00385B4C"/>
    <w:rsid w:val="00386AF9"/>
    <w:rsid w:val="00387726"/>
    <w:rsid w:val="00391216"/>
    <w:rsid w:val="003912E2"/>
    <w:rsid w:val="00392309"/>
    <w:rsid w:val="00392E13"/>
    <w:rsid w:val="00393710"/>
    <w:rsid w:val="003940CF"/>
    <w:rsid w:val="00394122"/>
    <w:rsid w:val="00394F66"/>
    <w:rsid w:val="003959A9"/>
    <w:rsid w:val="00396D65"/>
    <w:rsid w:val="003A1924"/>
    <w:rsid w:val="003A7716"/>
    <w:rsid w:val="003B1243"/>
    <w:rsid w:val="003B2AA5"/>
    <w:rsid w:val="003B2E69"/>
    <w:rsid w:val="003B7209"/>
    <w:rsid w:val="003B7746"/>
    <w:rsid w:val="003C34BD"/>
    <w:rsid w:val="003C3A73"/>
    <w:rsid w:val="003C436A"/>
    <w:rsid w:val="003C4FCF"/>
    <w:rsid w:val="003C6F88"/>
    <w:rsid w:val="003C77D0"/>
    <w:rsid w:val="003D07C3"/>
    <w:rsid w:val="003D096E"/>
    <w:rsid w:val="003D3A76"/>
    <w:rsid w:val="003D522A"/>
    <w:rsid w:val="003D6810"/>
    <w:rsid w:val="003E08F7"/>
    <w:rsid w:val="003E3272"/>
    <w:rsid w:val="003E4A65"/>
    <w:rsid w:val="003E4FBB"/>
    <w:rsid w:val="003E6509"/>
    <w:rsid w:val="003F0A1B"/>
    <w:rsid w:val="003F2A4E"/>
    <w:rsid w:val="003F2C2E"/>
    <w:rsid w:val="003F4D26"/>
    <w:rsid w:val="003F580D"/>
    <w:rsid w:val="003F66EB"/>
    <w:rsid w:val="003F7146"/>
    <w:rsid w:val="003F7819"/>
    <w:rsid w:val="00405AE4"/>
    <w:rsid w:val="0040657F"/>
    <w:rsid w:val="00413145"/>
    <w:rsid w:val="004141F8"/>
    <w:rsid w:val="00414BFC"/>
    <w:rsid w:val="004203A6"/>
    <w:rsid w:val="00420BD7"/>
    <w:rsid w:val="00421758"/>
    <w:rsid w:val="004219E5"/>
    <w:rsid w:val="00421A3B"/>
    <w:rsid w:val="004223C2"/>
    <w:rsid w:val="00424CE2"/>
    <w:rsid w:val="00426509"/>
    <w:rsid w:val="00426F91"/>
    <w:rsid w:val="0042759B"/>
    <w:rsid w:val="00427844"/>
    <w:rsid w:val="004279DA"/>
    <w:rsid w:val="00431196"/>
    <w:rsid w:val="004314F2"/>
    <w:rsid w:val="0043199B"/>
    <w:rsid w:val="00431FA2"/>
    <w:rsid w:val="00432023"/>
    <w:rsid w:val="00433391"/>
    <w:rsid w:val="00435F15"/>
    <w:rsid w:val="004369AA"/>
    <w:rsid w:val="00436C94"/>
    <w:rsid w:val="00440504"/>
    <w:rsid w:val="00440BCC"/>
    <w:rsid w:val="00443B91"/>
    <w:rsid w:val="00450573"/>
    <w:rsid w:val="004533EE"/>
    <w:rsid w:val="00453866"/>
    <w:rsid w:val="00453945"/>
    <w:rsid w:val="00454BCB"/>
    <w:rsid w:val="004556F1"/>
    <w:rsid w:val="0045785F"/>
    <w:rsid w:val="00457F64"/>
    <w:rsid w:val="00463294"/>
    <w:rsid w:val="0046345C"/>
    <w:rsid w:val="00463A3A"/>
    <w:rsid w:val="00466424"/>
    <w:rsid w:val="00466CF0"/>
    <w:rsid w:val="00467ABD"/>
    <w:rsid w:val="00467EB8"/>
    <w:rsid w:val="0047159F"/>
    <w:rsid w:val="00473F36"/>
    <w:rsid w:val="0047489E"/>
    <w:rsid w:val="00474FBA"/>
    <w:rsid w:val="0047626E"/>
    <w:rsid w:val="0047695E"/>
    <w:rsid w:val="00476B3A"/>
    <w:rsid w:val="00480E21"/>
    <w:rsid w:val="00482126"/>
    <w:rsid w:val="00482180"/>
    <w:rsid w:val="00483BDF"/>
    <w:rsid w:val="00486281"/>
    <w:rsid w:val="00487A3B"/>
    <w:rsid w:val="00491BA6"/>
    <w:rsid w:val="00491C6D"/>
    <w:rsid w:val="00491ED0"/>
    <w:rsid w:val="00494619"/>
    <w:rsid w:val="004951CC"/>
    <w:rsid w:val="004953CB"/>
    <w:rsid w:val="004A2BC0"/>
    <w:rsid w:val="004A302E"/>
    <w:rsid w:val="004A3649"/>
    <w:rsid w:val="004B2327"/>
    <w:rsid w:val="004B35A2"/>
    <w:rsid w:val="004B392D"/>
    <w:rsid w:val="004B40DD"/>
    <w:rsid w:val="004B475F"/>
    <w:rsid w:val="004B525E"/>
    <w:rsid w:val="004B54B6"/>
    <w:rsid w:val="004C1F15"/>
    <w:rsid w:val="004C7363"/>
    <w:rsid w:val="004D2182"/>
    <w:rsid w:val="004D2684"/>
    <w:rsid w:val="004D4F22"/>
    <w:rsid w:val="004D522B"/>
    <w:rsid w:val="004E25D9"/>
    <w:rsid w:val="004E38D6"/>
    <w:rsid w:val="004E4F9F"/>
    <w:rsid w:val="004E4FE0"/>
    <w:rsid w:val="004E5361"/>
    <w:rsid w:val="004E6B1A"/>
    <w:rsid w:val="004E6B80"/>
    <w:rsid w:val="004E6BC4"/>
    <w:rsid w:val="004E778C"/>
    <w:rsid w:val="004F150F"/>
    <w:rsid w:val="004F3C01"/>
    <w:rsid w:val="004F42AA"/>
    <w:rsid w:val="004F4613"/>
    <w:rsid w:val="004F4655"/>
    <w:rsid w:val="004F5BAC"/>
    <w:rsid w:val="004F5E50"/>
    <w:rsid w:val="004F6921"/>
    <w:rsid w:val="004F7C3A"/>
    <w:rsid w:val="004F7C96"/>
    <w:rsid w:val="004F7E40"/>
    <w:rsid w:val="00501BB2"/>
    <w:rsid w:val="00503477"/>
    <w:rsid w:val="00504452"/>
    <w:rsid w:val="0050506A"/>
    <w:rsid w:val="00505513"/>
    <w:rsid w:val="00505C7F"/>
    <w:rsid w:val="0050789B"/>
    <w:rsid w:val="00510D24"/>
    <w:rsid w:val="00510F92"/>
    <w:rsid w:val="00511CBD"/>
    <w:rsid w:val="00512398"/>
    <w:rsid w:val="00514834"/>
    <w:rsid w:val="00515253"/>
    <w:rsid w:val="0051660F"/>
    <w:rsid w:val="005169C9"/>
    <w:rsid w:val="0051727D"/>
    <w:rsid w:val="00517F53"/>
    <w:rsid w:val="005273AF"/>
    <w:rsid w:val="0053170A"/>
    <w:rsid w:val="00531B8A"/>
    <w:rsid w:val="00540578"/>
    <w:rsid w:val="00540BF1"/>
    <w:rsid w:val="0054273A"/>
    <w:rsid w:val="0054276F"/>
    <w:rsid w:val="00543D2D"/>
    <w:rsid w:val="00544B17"/>
    <w:rsid w:val="005471F1"/>
    <w:rsid w:val="00555308"/>
    <w:rsid w:val="005613AE"/>
    <w:rsid w:val="00561681"/>
    <w:rsid w:val="00564187"/>
    <w:rsid w:val="005648D1"/>
    <w:rsid w:val="005655A7"/>
    <w:rsid w:val="005657D9"/>
    <w:rsid w:val="00565D19"/>
    <w:rsid w:val="00566572"/>
    <w:rsid w:val="00573A37"/>
    <w:rsid w:val="00574290"/>
    <w:rsid w:val="00574FB5"/>
    <w:rsid w:val="0057614A"/>
    <w:rsid w:val="005801E1"/>
    <w:rsid w:val="005810AD"/>
    <w:rsid w:val="00582519"/>
    <w:rsid w:val="00582CC7"/>
    <w:rsid w:val="005839DC"/>
    <w:rsid w:val="00585DFD"/>
    <w:rsid w:val="00587690"/>
    <w:rsid w:val="00593079"/>
    <w:rsid w:val="005959DD"/>
    <w:rsid w:val="005959EA"/>
    <w:rsid w:val="00597983"/>
    <w:rsid w:val="005A0C0D"/>
    <w:rsid w:val="005A245B"/>
    <w:rsid w:val="005A3FB1"/>
    <w:rsid w:val="005A42E2"/>
    <w:rsid w:val="005A4B77"/>
    <w:rsid w:val="005A5ECA"/>
    <w:rsid w:val="005A6C18"/>
    <w:rsid w:val="005A6F3C"/>
    <w:rsid w:val="005B1B83"/>
    <w:rsid w:val="005B2517"/>
    <w:rsid w:val="005B3AE1"/>
    <w:rsid w:val="005B44E0"/>
    <w:rsid w:val="005B6AE9"/>
    <w:rsid w:val="005B7BEB"/>
    <w:rsid w:val="005C00C3"/>
    <w:rsid w:val="005C030B"/>
    <w:rsid w:val="005C21D6"/>
    <w:rsid w:val="005C262E"/>
    <w:rsid w:val="005C3797"/>
    <w:rsid w:val="005C3872"/>
    <w:rsid w:val="005C46AA"/>
    <w:rsid w:val="005C496F"/>
    <w:rsid w:val="005C5B9C"/>
    <w:rsid w:val="005C5E45"/>
    <w:rsid w:val="005C70DC"/>
    <w:rsid w:val="005C7617"/>
    <w:rsid w:val="005C79E5"/>
    <w:rsid w:val="005C7BF0"/>
    <w:rsid w:val="005D0587"/>
    <w:rsid w:val="005D0ACD"/>
    <w:rsid w:val="005D10AF"/>
    <w:rsid w:val="005D1752"/>
    <w:rsid w:val="005D41F8"/>
    <w:rsid w:val="005D7C8F"/>
    <w:rsid w:val="005E08F7"/>
    <w:rsid w:val="005E26EF"/>
    <w:rsid w:val="005E32B9"/>
    <w:rsid w:val="005E3A90"/>
    <w:rsid w:val="005E67B1"/>
    <w:rsid w:val="005E6910"/>
    <w:rsid w:val="005F15C3"/>
    <w:rsid w:val="005F3143"/>
    <w:rsid w:val="005F3223"/>
    <w:rsid w:val="005F3BC7"/>
    <w:rsid w:val="005F4833"/>
    <w:rsid w:val="005F50FC"/>
    <w:rsid w:val="005F5790"/>
    <w:rsid w:val="005F6907"/>
    <w:rsid w:val="00600F3C"/>
    <w:rsid w:val="00604528"/>
    <w:rsid w:val="0060770A"/>
    <w:rsid w:val="00607787"/>
    <w:rsid w:val="006110E4"/>
    <w:rsid w:val="00611257"/>
    <w:rsid w:val="00612262"/>
    <w:rsid w:val="00616AEF"/>
    <w:rsid w:val="00616D63"/>
    <w:rsid w:val="00622E7B"/>
    <w:rsid w:val="00623390"/>
    <w:rsid w:val="00625366"/>
    <w:rsid w:val="00625426"/>
    <w:rsid w:val="00625F39"/>
    <w:rsid w:val="00626AB2"/>
    <w:rsid w:val="00626D98"/>
    <w:rsid w:val="00627AA5"/>
    <w:rsid w:val="0063134F"/>
    <w:rsid w:val="00631378"/>
    <w:rsid w:val="00635D32"/>
    <w:rsid w:val="006370EE"/>
    <w:rsid w:val="006376BD"/>
    <w:rsid w:val="006405D5"/>
    <w:rsid w:val="00641570"/>
    <w:rsid w:val="00641A8D"/>
    <w:rsid w:val="00643951"/>
    <w:rsid w:val="00646298"/>
    <w:rsid w:val="006518BB"/>
    <w:rsid w:val="00654583"/>
    <w:rsid w:val="00665880"/>
    <w:rsid w:val="006662FA"/>
    <w:rsid w:val="006673F1"/>
    <w:rsid w:val="00670BDE"/>
    <w:rsid w:val="0067233B"/>
    <w:rsid w:val="00672B9B"/>
    <w:rsid w:val="00673AF2"/>
    <w:rsid w:val="006768BD"/>
    <w:rsid w:val="00677650"/>
    <w:rsid w:val="00684076"/>
    <w:rsid w:val="006849C0"/>
    <w:rsid w:val="00686E88"/>
    <w:rsid w:val="0069382F"/>
    <w:rsid w:val="00695175"/>
    <w:rsid w:val="00695998"/>
    <w:rsid w:val="006A2C75"/>
    <w:rsid w:val="006A2E49"/>
    <w:rsid w:val="006A336D"/>
    <w:rsid w:val="006A4822"/>
    <w:rsid w:val="006A5337"/>
    <w:rsid w:val="006A66F0"/>
    <w:rsid w:val="006A792A"/>
    <w:rsid w:val="006B09BD"/>
    <w:rsid w:val="006B0FE5"/>
    <w:rsid w:val="006B17F1"/>
    <w:rsid w:val="006B2CBF"/>
    <w:rsid w:val="006B2F3A"/>
    <w:rsid w:val="006B581C"/>
    <w:rsid w:val="006B7646"/>
    <w:rsid w:val="006B7C47"/>
    <w:rsid w:val="006B7E0A"/>
    <w:rsid w:val="006C01F3"/>
    <w:rsid w:val="006C20C1"/>
    <w:rsid w:val="006C2CF0"/>
    <w:rsid w:val="006C2E3B"/>
    <w:rsid w:val="006C2F6E"/>
    <w:rsid w:val="006C30E3"/>
    <w:rsid w:val="006C65BE"/>
    <w:rsid w:val="006C78A5"/>
    <w:rsid w:val="006D1413"/>
    <w:rsid w:val="006D2995"/>
    <w:rsid w:val="006D313B"/>
    <w:rsid w:val="006D32F9"/>
    <w:rsid w:val="006D33B0"/>
    <w:rsid w:val="006D4256"/>
    <w:rsid w:val="006D4E7E"/>
    <w:rsid w:val="006D68E2"/>
    <w:rsid w:val="006D74AC"/>
    <w:rsid w:val="006E165D"/>
    <w:rsid w:val="006E1F2E"/>
    <w:rsid w:val="006E274E"/>
    <w:rsid w:val="006E4936"/>
    <w:rsid w:val="006E5EA4"/>
    <w:rsid w:val="006E660E"/>
    <w:rsid w:val="006E6F4F"/>
    <w:rsid w:val="006E706B"/>
    <w:rsid w:val="006F0008"/>
    <w:rsid w:val="006F0A73"/>
    <w:rsid w:val="006F287E"/>
    <w:rsid w:val="006F33A8"/>
    <w:rsid w:val="006F68A8"/>
    <w:rsid w:val="00700770"/>
    <w:rsid w:val="00700ED4"/>
    <w:rsid w:val="007012A9"/>
    <w:rsid w:val="00701A39"/>
    <w:rsid w:val="00703A11"/>
    <w:rsid w:val="007040CA"/>
    <w:rsid w:val="0070557D"/>
    <w:rsid w:val="00706ECA"/>
    <w:rsid w:val="00711EBF"/>
    <w:rsid w:val="00715FD6"/>
    <w:rsid w:val="0071628C"/>
    <w:rsid w:val="00717636"/>
    <w:rsid w:val="007213DF"/>
    <w:rsid w:val="00722321"/>
    <w:rsid w:val="00723205"/>
    <w:rsid w:val="00723AD6"/>
    <w:rsid w:val="007247B5"/>
    <w:rsid w:val="00725FD1"/>
    <w:rsid w:val="00726285"/>
    <w:rsid w:val="00727B0F"/>
    <w:rsid w:val="00727D45"/>
    <w:rsid w:val="00730003"/>
    <w:rsid w:val="00730627"/>
    <w:rsid w:val="007341E4"/>
    <w:rsid w:val="007353D2"/>
    <w:rsid w:val="0073550D"/>
    <w:rsid w:val="007355ED"/>
    <w:rsid w:val="00735E2B"/>
    <w:rsid w:val="00737136"/>
    <w:rsid w:val="0073757B"/>
    <w:rsid w:val="00742817"/>
    <w:rsid w:val="00742CDA"/>
    <w:rsid w:val="00743A89"/>
    <w:rsid w:val="00744D00"/>
    <w:rsid w:val="00746058"/>
    <w:rsid w:val="007475C7"/>
    <w:rsid w:val="00755A45"/>
    <w:rsid w:val="00757268"/>
    <w:rsid w:val="0075751E"/>
    <w:rsid w:val="00757571"/>
    <w:rsid w:val="00761317"/>
    <w:rsid w:val="007617D4"/>
    <w:rsid w:val="00764B85"/>
    <w:rsid w:val="00767BC9"/>
    <w:rsid w:val="007703EA"/>
    <w:rsid w:val="00770950"/>
    <w:rsid w:val="00770A47"/>
    <w:rsid w:val="00772DF8"/>
    <w:rsid w:val="00774A6E"/>
    <w:rsid w:val="00776374"/>
    <w:rsid w:val="00776F5D"/>
    <w:rsid w:val="00781BCD"/>
    <w:rsid w:val="00782EA9"/>
    <w:rsid w:val="00783059"/>
    <w:rsid w:val="007840B4"/>
    <w:rsid w:val="0078513F"/>
    <w:rsid w:val="00786D28"/>
    <w:rsid w:val="00787E10"/>
    <w:rsid w:val="00790BBA"/>
    <w:rsid w:val="00792929"/>
    <w:rsid w:val="00796B1D"/>
    <w:rsid w:val="007A1032"/>
    <w:rsid w:val="007A134A"/>
    <w:rsid w:val="007A1B75"/>
    <w:rsid w:val="007A275E"/>
    <w:rsid w:val="007A305C"/>
    <w:rsid w:val="007A3E61"/>
    <w:rsid w:val="007B0E99"/>
    <w:rsid w:val="007B3C7C"/>
    <w:rsid w:val="007B4188"/>
    <w:rsid w:val="007B5403"/>
    <w:rsid w:val="007B5A4D"/>
    <w:rsid w:val="007C11B6"/>
    <w:rsid w:val="007C2D86"/>
    <w:rsid w:val="007C393F"/>
    <w:rsid w:val="007C6B56"/>
    <w:rsid w:val="007C75FB"/>
    <w:rsid w:val="007D1D47"/>
    <w:rsid w:val="007D2709"/>
    <w:rsid w:val="007E0534"/>
    <w:rsid w:val="007E548E"/>
    <w:rsid w:val="007E6868"/>
    <w:rsid w:val="007F1336"/>
    <w:rsid w:val="007F2618"/>
    <w:rsid w:val="007F48C2"/>
    <w:rsid w:val="007F5029"/>
    <w:rsid w:val="007F5081"/>
    <w:rsid w:val="007F7058"/>
    <w:rsid w:val="007F70BC"/>
    <w:rsid w:val="008005A2"/>
    <w:rsid w:val="00804E3F"/>
    <w:rsid w:val="008059DD"/>
    <w:rsid w:val="00805CDE"/>
    <w:rsid w:val="00806C16"/>
    <w:rsid w:val="008115F8"/>
    <w:rsid w:val="00813820"/>
    <w:rsid w:val="00813B99"/>
    <w:rsid w:val="00814288"/>
    <w:rsid w:val="00815678"/>
    <w:rsid w:val="00815993"/>
    <w:rsid w:val="00816A4F"/>
    <w:rsid w:val="00816BED"/>
    <w:rsid w:val="00816E08"/>
    <w:rsid w:val="00821778"/>
    <w:rsid w:val="0082188F"/>
    <w:rsid w:val="00821E23"/>
    <w:rsid w:val="0082327C"/>
    <w:rsid w:val="00823367"/>
    <w:rsid w:val="0082524F"/>
    <w:rsid w:val="00826B0D"/>
    <w:rsid w:val="008306B3"/>
    <w:rsid w:val="00830AF7"/>
    <w:rsid w:val="0083187B"/>
    <w:rsid w:val="00832688"/>
    <w:rsid w:val="0083274B"/>
    <w:rsid w:val="00832AEE"/>
    <w:rsid w:val="0083451A"/>
    <w:rsid w:val="0083479E"/>
    <w:rsid w:val="00835C99"/>
    <w:rsid w:val="008360FB"/>
    <w:rsid w:val="00836483"/>
    <w:rsid w:val="00837AAE"/>
    <w:rsid w:val="00837F9E"/>
    <w:rsid w:val="00840993"/>
    <w:rsid w:val="008418AC"/>
    <w:rsid w:val="00842D14"/>
    <w:rsid w:val="00843164"/>
    <w:rsid w:val="0084435F"/>
    <w:rsid w:val="008510D8"/>
    <w:rsid w:val="0085354D"/>
    <w:rsid w:val="0085389F"/>
    <w:rsid w:val="0085778F"/>
    <w:rsid w:val="00857C08"/>
    <w:rsid w:val="00857D8F"/>
    <w:rsid w:val="00857DCF"/>
    <w:rsid w:val="008614D1"/>
    <w:rsid w:val="00861BBE"/>
    <w:rsid w:val="00862E61"/>
    <w:rsid w:val="00863373"/>
    <w:rsid w:val="008639A9"/>
    <w:rsid w:val="00864499"/>
    <w:rsid w:val="00864744"/>
    <w:rsid w:val="00865BB2"/>
    <w:rsid w:val="0086672B"/>
    <w:rsid w:val="00870652"/>
    <w:rsid w:val="008708CA"/>
    <w:rsid w:val="00871479"/>
    <w:rsid w:val="00871D8D"/>
    <w:rsid w:val="00873C72"/>
    <w:rsid w:val="00873D5C"/>
    <w:rsid w:val="00874C24"/>
    <w:rsid w:val="00876A6C"/>
    <w:rsid w:val="00883323"/>
    <w:rsid w:val="00884C3D"/>
    <w:rsid w:val="00886C0C"/>
    <w:rsid w:val="00886E59"/>
    <w:rsid w:val="00887479"/>
    <w:rsid w:val="00887B88"/>
    <w:rsid w:val="0089015C"/>
    <w:rsid w:val="00890361"/>
    <w:rsid w:val="00890D08"/>
    <w:rsid w:val="008911A8"/>
    <w:rsid w:val="008913C7"/>
    <w:rsid w:val="008925C4"/>
    <w:rsid w:val="0089581F"/>
    <w:rsid w:val="008A2EAE"/>
    <w:rsid w:val="008A449E"/>
    <w:rsid w:val="008A4522"/>
    <w:rsid w:val="008A58BA"/>
    <w:rsid w:val="008A66D9"/>
    <w:rsid w:val="008B0C66"/>
    <w:rsid w:val="008B11E3"/>
    <w:rsid w:val="008B2E9E"/>
    <w:rsid w:val="008B322D"/>
    <w:rsid w:val="008B33AC"/>
    <w:rsid w:val="008B41A3"/>
    <w:rsid w:val="008B524E"/>
    <w:rsid w:val="008C12C4"/>
    <w:rsid w:val="008C1C96"/>
    <w:rsid w:val="008C1E93"/>
    <w:rsid w:val="008C24E3"/>
    <w:rsid w:val="008C4C50"/>
    <w:rsid w:val="008C5653"/>
    <w:rsid w:val="008C679F"/>
    <w:rsid w:val="008C7E52"/>
    <w:rsid w:val="008D2B75"/>
    <w:rsid w:val="008D34E6"/>
    <w:rsid w:val="008D7816"/>
    <w:rsid w:val="008E0443"/>
    <w:rsid w:val="008E1A7E"/>
    <w:rsid w:val="008E2439"/>
    <w:rsid w:val="008E3C70"/>
    <w:rsid w:val="008E4FD4"/>
    <w:rsid w:val="008E6BBE"/>
    <w:rsid w:val="008F3B9F"/>
    <w:rsid w:val="008F5B61"/>
    <w:rsid w:val="009002C9"/>
    <w:rsid w:val="009077C3"/>
    <w:rsid w:val="00907F48"/>
    <w:rsid w:val="009109CC"/>
    <w:rsid w:val="009123FF"/>
    <w:rsid w:val="00913335"/>
    <w:rsid w:val="009139E5"/>
    <w:rsid w:val="00913F9E"/>
    <w:rsid w:val="009152E3"/>
    <w:rsid w:val="009164A4"/>
    <w:rsid w:val="00917477"/>
    <w:rsid w:val="00917B56"/>
    <w:rsid w:val="009205D1"/>
    <w:rsid w:val="00921002"/>
    <w:rsid w:val="00921146"/>
    <w:rsid w:val="00923287"/>
    <w:rsid w:val="00924B0D"/>
    <w:rsid w:val="00925E93"/>
    <w:rsid w:val="009269E6"/>
    <w:rsid w:val="0092727F"/>
    <w:rsid w:val="009334AE"/>
    <w:rsid w:val="00933A0E"/>
    <w:rsid w:val="00934ADC"/>
    <w:rsid w:val="009427CD"/>
    <w:rsid w:val="00943AF2"/>
    <w:rsid w:val="00945361"/>
    <w:rsid w:val="00950A3D"/>
    <w:rsid w:val="00950C52"/>
    <w:rsid w:val="009522B9"/>
    <w:rsid w:val="00957A51"/>
    <w:rsid w:val="00960C88"/>
    <w:rsid w:val="00962BE2"/>
    <w:rsid w:val="00965958"/>
    <w:rsid w:val="0096683E"/>
    <w:rsid w:val="00967264"/>
    <w:rsid w:val="009676BB"/>
    <w:rsid w:val="00967DB8"/>
    <w:rsid w:val="00967F1C"/>
    <w:rsid w:val="009750BA"/>
    <w:rsid w:val="0097570A"/>
    <w:rsid w:val="00975C9F"/>
    <w:rsid w:val="00976528"/>
    <w:rsid w:val="00977ADF"/>
    <w:rsid w:val="00977D58"/>
    <w:rsid w:val="009836FE"/>
    <w:rsid w:val="00983923"/>
    <w:rsid w:val="009840F3"/>
    <w:rsid w:val="0098531E"/>
    <w:rsid w:val="00985CA5"/>
    <w:rsid w:val="0099111A"/>
    <w:rsid w:val="0099123F"/>
    <w:rsid w:val="00991E80"/>
    <w:rsid w:val="00992F03"/>
    <w:rsid w:val="00993ABE"/>
    <w:rsid w:val="00995308"/>
    <w:rsid w:val="00995B7B"/>
    <w:rsid w:val="0099735B"/>
    <w:rsid w:val="009A094C"/>
    <w:rsid w:val="009A2D30"/>
    <w:rsid w:val="009A60DE"/>
    <w:rsid w:val="009B0019"/>
    <w:rsid w:val="009B116E"/>
    <w:rsid w:val="009B302D"/>
    <w:rsid w:val="009B3A84"/>
    <w:rsid w:val="009B43D3"/>
    <w:rsid w:val="009B49A5"/>
    <w:rsid w:val="009B4DC2"/>
    <w:rsid w:val="009B6506"/>
    <w:rsid w:val="009C026B"/>
    <w:rsid w:val="009C03DE"/>
    <w:rsid w:val="009C1924"/>
    <w:rsid w:val="009C224F"/>
    <w:rsid w:val="009C5ADA"/>
    <w:rsid w:val="009D0404"/>
    <w:rsid w:val="009D1EEC"/>
    <w:rsid w:val="009D39BF"/>
    <w:rsid w:val="009E0A18"/>
    <w:rsid w:val="009E0B89"/>
    <w:rsid w:val="009E2743"/>
    <w:rsid w:val="009E3800"/>
    <w:rsid w:val="009E3D1B"/>
    <w:rsid w:val="009E4447"/>
    <w:rsid w:val="009E601E"/>
    <w:rsid w:val="009F0BCE"/>
    <w:rsid w:val="009F10FD"/>
    <w:rsid w:val="009F2069"/>
    <w:rsid w:val="009F47EF"/>
    <w:rsid w:val="009F6FBF"/>
    <w:rsid w:val="009F7CEF"/>
    <w:rsid w:val="00A00382"/>
    <w:rsid w:val="00A01CE3"/>
    <w:rsid w:val="00A01DAE"/>
    <w:rsid w:val="00A0200A"/>
    <w:rsid w:val="00A056C1"/>
    <w:rsid w:val="00A07917"/>
    <w:rsid w:val="00A106EC"/>
    <w:rsid w:val="00A10CB2"/>
    <w:rsid w:val="00A1105F"/>
    <w:rsid w:val="00A114A3"/>
    <w:rsid w:val="00A14893"/>
    <w:rsid w:val="00A1597A"/>
    <w:rsid w:val="00A16C42"/>
    <w:rsid w:val="00A20E96"/>
    <w:rsid w:val="00A210EC"/>
    <w:rsid w:val="00A22EB8"/>
    <w:rsid w:val="00A23BD2"/>
    <w:rsid w:val="00A2489A"/>
    <w:rsid w:val="00A25FAA"/>
    <w:rsid w:val="00A2689E"/>
    <w:rsid w:val="00A27D32"/>
    <w:rsid w:val="00A311F2"/>
    <w:rsid w:val="00A319EC"/>
    <w:rsid w:val="00A320EF"/>
    <w:rsid w:val="00A3264E"/>
    <w:rsid w:val="00A36002"/>
    <w:rsid w:val="00A36C09"/>
    <w:rsid w:val="00A370A8"/>
    <w:rsid w:val="00A419A0"/>
    <w:rsid w:val="00A433C1"/>
    <w:rsid w:val="00A448A9"/>
    <w:rsid w:val="00A44E7F"/>
    <w:rsid w:val="00A46DDC"/>
    <w:rsid w:val="00A47868"/>
    <w:rsid w:val="00A47F9E"/>
    <w:rsid w:val="00A51567"/>
    <w:rsid w:val="00A51890"/>
    <w:rsid w:val="00A52DDD"/>
    <w:rsid w:val="00A5793D"/>
    <w:rsid w:val="00A61069"/>
    <w:rsid w:val="00A647C6"/>
    <w:rsid w:val="00A65ACF"/>
    <w:rsid w:val="00A65AE9"/>
    <w:rsid w:val="00A711F0"/>
    <w:rsid w:val="00A714F1"/>
    <w:rsid w:val="00A716E3"/>
    <w:rsid w:val="00A71CD5"/>
    <w:rsid w:val="00A75603"/>
    <w:rsid w:val="00A762A9"/>
    <w:rsid w:val="00A76D05"/>
    <w:rsid w:val="00A7790F"/>
    <w:rsid w:val="00A81D64"/>
    <w:rsid w:val="00A82855"/>
    <w:rsid w:val="00A82B97"/>
    <w:rsid w:val="00A8594E"/>
    <w:rsid w:val="00A8627A"/>
    <w:rsid w:val="00A86384"/>
    <w:rsid w:val="00A87229"/>
    <w:rsid w:val="00A909DE"/>
    <w:rsid w:val="00A93571"/>
    <w:rsid w:val="00A94113"/>
    <w:rsid w:val="00AA10C9"/>
    <w:rsid w:val="00AA3A88"/>
    <w:rsid w:val="00AA3D0A"/>
    <w:rsid w:val="00AA51B8"/>
    <w:rsid w:val="00AA542D"/>
    <w:rsid w:val="00AA590D"/>
    <w:rsid w:val="00AA631E"/>
    <w:rsid w:val="00AA631F"/>
    <w:rsid w:val="00AA6327"/>
    <w:rsid w:val="00AA7C18"/>
    <w:rsid w:val="00AB1857"/>
    <w:rsid w:val="00AB31CA"/>
    <w:rsid w:val="00AB54A1"/>
    <w:rsid w:val="00AB5865"/>
    <w:rsid w:val="00AC03F2"/>
    <w:rsid w:val="00AC258F"/>
    <w:rsid w:val="00AC3882"/>
    <w:rsid w:val="00AC7B6C"/>
    <w:rsid w:val="00AD03C0"/>
    <w:rsid w:val="00AD25FF"/>
    <w:rsid w:val="00AD673B"/>
    <w:rsid w:val="00AE1274"/>
    <w:rsid w:val="00AE3341"/>
    <w:rsid w:val="00AE6780"/>
    <w:rsid w:val="00AE6E88"/>
    <w:rsid w:val="00AE7E94"/>
    <w:rsid w:val="00AF1B3D"/>
    <w:rsid w:val="00AF2271"/>
    <w:rsid w:val="00AF2915"/>
    <w:rsid w:val="00AF5253"/>
    <w:rsid w:val="00B0118C"/>
    <w:rsid w:val="00B01540"/>
    <w:rsid w:val="00B0162B"/>
    <w:rsid w:val="00B02427"/>
    <w:rsid w:val="00B03124"/>
    <w:rsid w:val="00B04CC0"/>
    <w:rsid w:val="00B0637F"/>
    <w:rsid w:val="00B0794D"/>
    <w:rsid w:val="00B07FA2"/>
    <w:rsid w:val="00B11AFB"/>
    <w:rsid w:val="00B11EDA"/>
    <w:rsid w:val="00B12CDE"/>
    <w:rsid w:val="00B13501"/>
    <w:rsid w:val="00B14A1E"/>
    <w:rsid w:val="00B15CCC"/>
    <w:rsid w:val="00B15EEC"/>
    <w:rsid w:val="00B16015"/>
    <w:rsid w:val="00B179D3"/>
    <w:rsid w:val="00B20403"/>
    <w:rsid w:val="00B21A7D"/>
    <w:rsid w:val="00B22090"/>
    <w:rsid w:val="00B26158"/>
    <w:rsid w:val="00B27091"/>
    <w:rsid w:val="00B3059B"/>
    <w:rsid w:val="00B31E90"/>
    <w:rsid w:val="00B32944"/>
    <w:rsid w:val="00B333CE"/>
    <w:rsid w:val="00B3558E"/>
    <w:rsid w:val="00B35F84"/>
    <w:rsid w:val="00B37A2F"/>
    <w:rsid w:val="00B37DFD"/>
    <w:rsid w:val="00B44F69"/>
    <w:rsid w:val="00B474EC"/>
    <w:rsid w:val="00B50A8E"/>
    <w:rsid w:val="00B52EE4"/>
    <w:rsid w:val="00B54702"/>
    <w:rsid w:val="00B558BB"/>
    <w:rsid w:val="00B55AEA"/>
    <w:rsid w:val="00B55ED8"/>
    <w:rsid w:val="00B57ED8"/>
    <w:rsid w:val="00B60A40"/>
    <w:rsid w:val="00B6123D"/>
    <w:rsid w:val="00B65728"/>
    <w:rsid w:val="00B67584"/>
    <w:rsid w:val="00B6791A"/>
    <w:rsid w:val="00B72935"/>
    <w:rsid w:val="00B74621"/>
    <w:rsid w:val="00B74C03"/>
    <w:rsid w:val="00B76479"/>
    <w:rsid w:val="00B80AA6"/>
    <w:rsid w:val="00B81384"/>
    <w:rsid w:val="00B84411"/>
    <w:rsid w:val="00B85F85"/>
    <w:rsid w:val="00B86B0F"/>
    <w:rsid w:val="00B8719D"/>
    <w:rsid w:val="00B90665"/>
    <w:rsid w:val="00B90A80"/>
    <w:rsid w:val="00B92AF7"/>
    <w:rsid w:val="00B92C7A"/>
    <w:rsid w:val="00B92ED2"/>
    <w:rsid w:val="00B940FF"/>
    <w:rsid w:val="00B976D4"/>
    <w:rsid w:val="00B9772E"/>
    <w:rsid w:val="00BA1226"/>
    <w:rsid w:val="00BA21F5"/>
    <w:rsid w:val="00BA4695"/>
    <w:rsid w:val="00BA4977"/>
    <w:rsid w:val="00BA6E8E"/>
    <w:rsid w:val="00BA760A"/>
    <w:rsid w:val="00BB2086"/>
    <w:rsid w:val="00BB28B4"/>
    <w:rsid w:val="00BB43FF"/>
    <w:rsid w:val="00BB5509"/>
    <w:rsid w:val="00BB565C"/>
    <w:rsid w:val="00BB713C"/>
    <w:rsid w:val="00BB7161"/>
    <w:rsid w:val="00BB7F1A"/>
    <w:rsid w:val="00BC0AD5"/>
    <w:rsid w:val="00BC251E"/>
    <w:rsid w:val="00BC4454"/>
    <w:rsid w:val="00BC4DAB"/>
    <w:rsid w:val="00BC67B4"/>
    <w:rsid w:val="00BC7BC8"/>
    <w:rsid w:val="00BD1238"/>
    <w:rsid w:val="00BD247E"/>
    <w:rsid w:val="00BD4728"/>
    <w:rsid w:val="00BD6DDB"/>
    <w:rsid w:val="00BD7215"/>
    <w:rsid w:val="00BD7954"/>
    <w:rsid w:val="00BD7C02"/>
    <w:rsid w:val="00BD7D9E"/>
    <w:rsid w:val="00BE0CE4"/>
    <w:rsid w:val="00BE2BE7"/>
    <w:rsid w:val="00BE68D9"/>
    <w:rsid w:val="00BF4DB6"/>
    <w:rsid w:val="00BF70F2"/>
    <w:rsid w:val="00BF7CE7"/>
    <w:rsid w:val="00C0153A"/>
    <w:rsid w:val="00C02135"/>
    <w:rsid w:val="00C03295"/>
    <w:rsid w:val="00C03E5B"/>
    <w:rsid w:val="00C04D85"/>
    <w:rsid w:val="00C05E09"/>
    <w:rsid w:val="00C10484"/>
    <w:rsid w:val="00C13EDF"/>
    <w:rsid w:val="00C15683"/>
    <w:rsid w:val="00C16CEB"/>
    <w:rsid w:val="00C210D1"/>
    <w:rsid w:val="00C2378B"/>
    <w:rsid w:val="00C259B3"/>
    <w:rsid w:val="00C25FC1"/>
    <w:rsid w:val="00C3073F"/>
    <w:rsid w:val="00C32178"/>
    <w:rsid w:val="00C36367"/>
    <w:rsid w:val="00C3668D"/>
    <w:rsid w:val="00C36BB7"/>
    <w:rsid w:val="00C37AEA"/>
    <w:rsid w:val="00C37E78"/>
    <w:rsid w:val="00C402C8"/>
    <w:rsid w:val="00C4138A"/>
    <w:rsid w:val="00C41BAE"/>
    <w:rsid w:val="00C41E0D"/>
    <w:rsid w:val="00C41FD0"/>
    <w:rsid w:val="00C43F25"/>
    <w:rsid w:val="00C4473E"/>
    <w:rsid w:val="00C448BB"/>
    <w:rsid w:val="00C46CEB"/>
    <w:rsid w:val="00C507E4"/>
    <w:rsid w:val="00C52AE4"/>
    <w:rsid w:val="00C52B8A"/>
    <w:rsid w:val="00C533E7"/>
    <w:rsid w:val="00C568AA"/>
    <w:rsid w:val="00C56C68"/>
    <w:rsid w:val="00C608D1"/>
    <w:rsid w:val="00C60C7A"/>
    <w:rsid w:val="00C63746"/>
    <w:rsid w:val="00C63766"/>
    <w:rsid w:val="00C6639D"/>
    <w:rsid w:val="00C6776D"/>
    <w:rsid w:val="00C71843"/>
    <w:rsid w:val="00C718FD"/>
    <w:rsid w:val="00C7222A"/>
    <w:rsid w:val="00C72964"/>
    <w:rsid w:val="00C72F50"/>
    <w:rsid w:val="00C73714"/>
    <w:rsid w:val="00C75CBA"/>
    <w:rsid w:val="00C76105"/>
    <w:rsid w:val="00C76FDB"/>
    <w:rsid w:val="00C776A9"/>
    <w:rsid w:val="00C77ED4"/>
    <w:rsid w:val="00C82380"/>
    <w:rsid w:val="00C85EE7"/>
    <w:rsid w:val="00C85F85"/>
    <w:rsid w:val="00C866CF"/>
    <w:rsid w:val="00C903C1"/>
    <w:rsid w:val="00C90F7D"/>
    <w:rsid w:val="00C910D5"/>
    <w:rsid w:val="00C91964"/>
    <w:rsid w:val="00C9294E"/>
    <w:rsid w:val="00C930A2"/>
    <w:rsid w:val="00C93320"/>
    <w:rsid w:val="00C96A5D"/>
    <w:rsid w:val="00C96AEC"/>
    <w:rsid w:val="00C96B0C"/>
    <w:rsid w:val="00CA0E58"/>
    <w:rsid w:val="00CA1A49"/>
    <w:rsid w:val="00CA532E"/>
    <w:rsid w:val="00CA58BE"/>
    <w:rsid w:val="00CA6359"/>
    <w:rsid w:val="00CA7596"/>
    <w:rsid w:val="00CA7C9B"/>
    <w:rsid w:val="00CB02C2"/>
    <w:rsid w:val="00CB1727"/>
    <w:rsid w:val="00CB1869"/>
    <w:rsid w:val="00CB3047"/>
    <w:rsid w:val="00CB3FC8"/>
    <w:rsid w:val="00CB4001"/>
    <w:rsid w:val="00CB55D1"/>
    <w:rsid w:val="00CC01AD"/>
    <w:rsid w:val="00CC290B"/>
    <w:rsid w:val="00CC36E1"/>
    <w:rsid w:val="00CC5C59"/>
    <w:rsid w:val="00CC681E"/>
    <w:rsid w:val="00CC7EE2"/>
    <w:rsid w:val="00CD2165"/>
    <w:rsid w:val="00CD41AB"/>
    <w:rsid w:val="00CD7043"/>
    <w:rsid w:val="00CD7FC1"/>
    <w:rsid w:val="00CE0880"/>
    <w:rsid w:val="00CE12DF"/>
    <w:rsid w:val="00CE1325"/>
    <w:rsid w:val="00CE2B46"/>
    <w:rsid w:val="00CE329E"/>
    <w:rsid w:val="00CE3FEE"/>
    <w:rsid w:val="00CE53A7"/>
    <w:rsid w:val="00CF06AA"/>
    <w:rsid w:val="00CF0EB6"/>
    <w:rsid w:val="00CF175D"/>
    <w:rsid w:val="00CF334E"/>
    <w:rsid w:val="00CF3381"/>
    <w:rsid w:val="00CF4CF4"/>
    <w:rsid w:val="00CF4D98"/>
    <w:rsid w:val="00CF79AA"/>
    <w:rsid w:val="00D0179D"/>
    <w:rsid w:val="00D0210A"/>
    <w:rsid w:val="00D0280E"/>
    <w:rsid w:val="00D04ACE"/>
    <w:rsid w:val="00D07082"/>
    <w:rsid w:val="00D11C51"/>
    <w:rsid w:val="00D12486"/>
    <w:rsid w:val="00D129FA"/>
    <w:rsid w:val="00D13F26"/>
    <w:rsid w:val="00D1401F"/>
    <w:rsid w:val="00D14BA6"/>
    <w:rsid w:val="00D2314E"/>
    <w:rsid w:val="00D234F1"/>
    <w:rsid w:val="00D23E28"/>
    <w:rsid w:val="00D2471D"/>
    <w:rsid w:val="00D26741"/>
    <w:rsid w:val="00D32872"/>
    <w:rsid w:val="00D345F4"/>
    <w:rsid w:val="00D36949"/>
    <w:rsid w:val="00D37CA8"/>
    <w:rsid w:val="00D416ED"/>
    <w:rsid w:val="00D41D0E"/>
    <w:rsid w:val="00D427C7"/>
    <w:rsid w:val="00D429D0"/>
    <w:rsid w:val="00D43E5F"/>
    <w:rsid w:val="00D44132"/>
    <w:rsid w:val="00D45173"/>
    <w:rsid w:val="00D4569A"/>
    <w:rsid w:val="00D5022C"/>
    <w:rsid w:val="00D51470"/>
    <w:rsid w:val="00D53DC1"/>
    <w:rsid w:val="00D56FF9"/>
    <w:rsid w:val="00D615B8"/>
    <w:rsid w:val="00D62451"/>
    <w:rsid w:val="00D65139"/>
    <w:rsid w:val="00D671A1"/>
    <w:rsid w:val="00D6739A"/>
    <w:rsid w:val="00D67976"/>
    <w:rsid w:val="00D71D1E"/>
    <w:rsid w:val="00D73134"/>
    <w:rsid w:val="00D73BD7"/>
    <w:rsid w:val="00D73E74"/>
    <w:rsid w:val="00D75E4E"/>
    <w:rsid w:val="00D766B7"/>
    <w:rsid w:val="00D7676C"/>
    <w:rsid w:val="00D85C69"/>
    <w:rsid w:val="00D9004F"/>
    <w:rsid w:val="00D90C2D"/>
    <w:rsid w:val="00D92B5E"/>
    <w:rsid w:val="00D95312"/>
    <w:rsid w:val="00D96240"/>
    <w:rsid w:val="00D977B6"/>
    <w:rsid w:val="00DA0F3D"/>
    <w:rsid w:val="00DA1C2C"/>
    <w:rsid w:val="00DA58D8"/>
    <w:rsid w:val="00DB1C3B"/>
    <w:rsid w:val="00DB59EE"/>
    <w:rsid w:val="00DC057A"/>
    <w:rsid w:val="00DC2850"/>
    <w:rsid w:val="00DC5973"/>
    <w:rsid w:val="00DC5E5C"/>
    <w:rsid w:val="00DC62BE"/>
    <w:rsid w:val="00DC6B4D"/>
    <w:rsid w:val="00DC723E"/>
    <w:rsid w:val="00DD0911"/>
    <w:rsid w:val="00DD1E5D"/>
    <w:rsid w:val="00DD39E3"/>
    <w:rsid w:val="00DD4393"/>
    <w:rsid w:val="00DD4599"/>
    <w:rsid w:val="00DD5704"/>
    <w:rsid w:val="00DD5D14"/>
    <w:rsid w:val="00DD6343"/>
    <w:rsid w:val="00DD6A4C"/>
    <w:rsid w:val="00DD77AE"/>
    <w:rsid w:val="00DD7EB2"/>
    <w:rsid w:val="00DE12E6"/>
    <w:rsid w:val="00DE3358"/>
    <w:rsid w:val="00DE502C"/>
    <w:rsid w:val="00DE6BF5"/>
    <w:rsid w:val="00DE7073"/>
    <w:rsid w:val="00DE781F"/>
    <w:rsid w:val="00DF05FD"/>
    <w:rsid w:val="00DF1C80"/>
    <w:rsid w:val="00DF2DF7"/>
    <w:rsid w:val="00DF4E95"/>
    <w:rsid w:val="00DF68DF"/>
    <w:rsid w:val="00DF79C0"/>
    <w:rsid w:val="00E00335"/>
    <w:rsid w:val="00E05BE6"/>
    <w:rsid w:val="00E13432"/>
    <w:rsid w:val="00E15CC1"/>
    <w:rsid w:val="00E20851"/>
    <w:rsid w:val="00E20FF3"/>
    <w:rsid w:val="00E213FB"/>
    <w:rsid w:val="00E225EE"/>
    <w:rsid w:val="00E23282"/>
    <w:rsid w:val="00E237AF"/>
    <w:rsid w:val="00E252B5"/>
    <w:rsid w:val="00E25383"/>
    <w:rsid w:val="00E25E62"/>
    <w:rsid w:val="00E31EA7"/>
    <w:rsid w:val="00E3439E"/>
    <w:rsid w:val="00E345CA"/>
    <w:rsid w:val="00E34E1A"/>
    <w:rsid w:val="00E37498"/>
    <w:rsid w:val="00E37F70"/>
    <w:rsid w:val="00E415E4"/>
    <w:rsid w:val="00E43A07"/>
    <w:rsid w:val="00E453C1"/>
    <w:rsid w:val="00E45F04"/>
    <w:rsid w:val="00E4674E"/>
    <w:rsid w:val="00E46917"/>
    <w:rsid w:val="00E47143"/>
    <w:rsid w:val="00E47342"/>
    <w:rsid w:val="00E47FED"/>
    <w:rsid w:val="00E5127D"/>
    <w:rsid w:val="00E563D1"/>
    <w:rsid w:val="00E61021"/>
    <w:rsid w:val="00E618A5"/>
    <w:rsid w:val="00E625B0"/>
    <w:rsid w:val="00E6355F"/>
    <w:rsid w:val="00E6417A"/>
    <w:rsid w:val="00E6480E"/>
    <w:rsid w:val="00E67715"/>
    <w:rsid w:val="00E67970"/>
    <w:rsid w:val="00E710F5"/>
    <w:rsid w:val="00E74E26"/>
    <w:rsid w:val="00E8182A"/>
    <w:rsid w:val="00E8416E"/>
    <w:rsid w:val="00E86AB3"/>
    <w:rsid w:val="00E875B4"/>
    <w:rsid w:val="00E90157"/>
    <w:rsid w:val="00E906D8"/>
    <w:rsid w:val="00E911AC"/>
    <w:rsid w:val="00E92A96"/>
    <w:rsid w:val="00E93651"/>
    <w:rsid w:val="00E93F3A"/>
    <w:rsid w:val="00E969BB"/>
    <w:rsid w:val="00E96B2A"/>
    <w:rsid w:val="00E97B00"/>
    <w:rsid w:val="00EA0FFA"/>
    <w:rsid w:val="00EA2AF5"/>
    <w:rsid w:val="00EA2B02"/>
    <w:rsid w:val="00EA4156"/>
    <w:rsid w:val="00EA5832"/>
    <w:rsid w:val="00EA5B36"/>
    <w:rsid w:val="00EA5E29"/>
    <w:rsid w:val="00EB1A98"/>
    <w:rsid w:val="00EB2229"/>
    <w:rsid w:val="00EB3376"/>
    <w:rsid w:val="00EB3BA0"/>
    <w:rsid w:val="00EB433E"/>
    <w:rsid w:val="00EB5DF8"/>
    <w:rsid w:val="00EC1088"/>
    <w:rsid w:val="00EC6CA5"/>
    <w:rsid w:val="00EC6CD8"/>
    <w:rsid w:val="00EC7FDF"/>
    <w:rsid w:val="00ED1528"/>
    <w:rsid w:val="00ED43DC"/>
    <w:rsid w:val="00ED5B73"/>
    <w:rsid w:val="00EE2896"/>
    <w:rsid w:val="00EE3A12"/>
    <w:rsid w:val="00EE4464"/>
    <w:rsid w:val="00EE535B"/>
    <w:rsid w:val="00EE72F0"/>
    <w:rsid w:val="00EF00F5"/>
    <w:rsid w:val="00EF09FA"/>
    <w:rsid w:val="00EF24A5"/>
    <w:rsid w:val="00EF42D0"/>
    <w:rsid w:val="00EF5329"/>
    <w:rsid w:val="00EF5A1F"/>
    <w:rsid w:val="00EF5CB5"/>
    <w:rsid w:val="00EF5CDD"/>
    <w:rsid w:val="00EF709B"/>
    <w:rsid w:val="00EF77C5"/>
    <w:rsid w:val="00EF7880"/>
    <w:rsid w:val="00F01288"/>
    <w:rsid w:val="00F0218E"/>
    <w:rsid w:val="00F05B56"/>
    <w:rsid w:val="00F05E12"/>
    <w:rsid w:val="00F06324"/>
    <w:rsid w:val="00F0785F"/>
    <w:rsid w:val="00F10298"/>
    <w:rsid w:val="00F11C0F"/>
    <w:rsid w:val="00F1285C"/>
    <w:rsid w:val="00F142EE"/>
    <w:rsid w:val="00F1445B"/>
    <w:rsid w:val="00F1493F"/>
    <w:rsid w:val="00F1593E"/>
    <w:rsid w:val="00F17312"/>
    <w:rsid w:val="00F21D41"/>
    <w:rsid w:val="00F22AAE"/>
    <w:rsid w:val="00F24823"/>
    <w:rsid w:val="00F251DE"/>
    <w:rsid w:val="00F26FC0"/>
    <w:rsid w:val="00F2714A"/>
    <w:rsid w:val="00F275FE"/>
    <w:rsid w:val="00F300FE"/>
    <w:rsid w:val="00F301C8"/>
    <w:rsid w:val="00F35622"/>
    <w:rsid w:val="00F4156F"/>
    <w:rsid w:val="00F4271D"/>
    <w:rsid w:val="00F43959"/>
    <w:rsid w:val="00F45D6E"/>
    <w:rsid w:val="00F45E14"/>
    <w:rsid w:val="00F46DD4"/>
    <w:rsid w:val="00F474F1"/>
    <w:rsid w:val="00F50DA1"/>
    <w:rsid w:val="00F51C9A"/>
    <w:rsid w:val="00F53A09"/>
    <w:rsid w:val="00F55192"/>
    <w:rsid w:val="00F57A94"/>
    <w:rsid w:val="00F60619"/>
    <w:rsid w:val="00F61084"/>
    <w:rsid w:val="00F62CBB"/>
    <w:rsid w:val="00F64E67"/>
    <w:rsid w:val="00F65C96"/>
    <w:rsid w:val="00F730A7"/>
    <w:rsid w:val="00F7506B"/>
    <w:rsid w:val="00F75C7C"/>
    <w:rsid w:val="00F7620B"/>
    <w:rsid w:val="00F772F8"/>
    <w:rsid w:val="00F77A23"/>
    <w:rsid w:val="00F77EA9"/>
    <w:rsid w:val="00F83C2D"/>
    <w:rsid w:val="00F84D33"/>
    <w:rsid w:val="00F84DF6"/>
    <w:rsid w:val="00F852FF"/>
    <w:rsid w:val="00F86B0D"/>
    <w:rsid w:val="00F8703A"/>
    <w:rsid w:val="00F9286B"/>
    <w:rsid w:val="00F92B4A"/>
    <w:rsid w:val="00F9769D"/>
    <w:rsid w:val="00FA0B92"/>
    <w:rsid w:val="00FA145C"/>
    <w:rsid w:val="00FA14EB"/>
    <w:rsid w:val="00FA26EC"/>
    <w:rsid w:val="00FA2E8E"/>
    <w:rsid w:val="00FA3B3C"/>
    <w:rsid w:val="00FA4395"/>
    <w:rsid w:val="00FA5105"/>
    <w:rsid w:val="00FB02A1"/>
    <w:rsid w:val="00FB24F6"/>
    <w:rsid w:val="00FB2587"/>
    <w:rsid w:val="00FB30B7"/>
    <w:rsid w:val="00FB3E10"/>
    <w:rsid w:val="00FB4A86"/>
    <w:rsid w:val="00FB68F8"/>
    <w:rsid w:val="00FC158C"/>
    <w:rsid w:val="00FC1A44"/>
    <w:rsid w:val="00FC2CFB"/>
    <w:rsid w:val="00FC3954"/>
    <w:rsid w:val="00FC3A88"/>
    <w:rsid w:val="00FC40C4"/>
    <w:rsid w:val="00FC5371"/>
    <w:rsid w:val="00FC70D9"/>
    <w:rsid w:val="00FD0275"/>
    <w:rsid w:val="00FD08DC"/>
    <w:rsid w:val="00FD3DA1"/>
    <w:rsid w:val="00FD3DF5"/>
    <w:rsid w:val="00FD531E"/>
    <w:rsid w:val="00FD620D"/>
    <w:rsid w:val="00FD65AF"/>
    <w:rsid w:val="00FE0EB8"/>
    <w:rsid w:val="00FE19FB"/>
    <w:rsid w:val="00FE38A9"/>
    <w:rsid w:val="00FE4FE9"/>
    <w:rsid w:val="00FE7411"/>
    <w:rsid w:val="00FF1141"/>
    <w:rsid w:val="00FF1355"/>
    <w:rsid w:val="00FF1A95"/>
    <w:rsid w:val="00FF1DCB"/>
    <w:rsid w:val="00FF1FA2"/>
    <w:rsid w:val="00FF29FC"/>
    <w:rsid w:val="00FF640B"/>
    <w:rsid w:val="00FF7CB7"/>
    <w:rsid w:val="00FF7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1E14F"/>
  <w15:chartTrackingRefBased/>
  <w15:docId w15:val="{9B4DA0E8-54D5-4495-8DB9-960C8D7E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0BE"/>
    <w:pPr>
      <w:widowControl w:val="0"/>
      <w:spacing w:line="300" w:lineRule="auto"/>
      <w:jc w:val="both"/>
    </w:pPr>
    <w:rPr>
      <w:rFonts w:ascii="Times New Roman" w:eastAsia="宋体" w:hAnsi="Times New Roman"/>
    </w:rPr>
  </w:style>
  <w:style w:type="paragraph" w:styleId="1">
    <w:name w:val="heading 1"/>
    <w:basedOn w:val="a"/>
    <w:next w:val="a"/>
    <w:link w:val="10"/>
    <w:uiPriority w:val="9"/>
    <w:qFormat/>
    <w:rsid w:val="00781BCD"/>
    <w:pPr>
      <w:keepNext/>
      <w:keepLines/>
      <w:outlineLvl w:val="0"/>
    </w:pPr>
    <w:rPr>
      <w:rFonts w:eastAsia="黑体"/>
      <w:bCs/>
      <w:sz w:val="28"/>
      <w:szCs w:val="44"/>
    </w:rPr>
  </w:style>
  <w:style w:type="paragraph" w:styleId="2">
    <w:name w:val="heading 2"/>
    <w:basedOn w:val="a"/>
    <w:next w:val="a"/>
    <w:link w:val="20"/>
    <w:uiPriority w:val="9"/>
    <w:unhideWhenUsed/>
    <w:qFormat/>
    <w:rsid w:val="00E97B00"/>
    <w:pPr>
      <w:keepNext/>
      <w:keepLines/>
      <w:outlineLvl w:val="1"/>
    </w:pPr>
    <w:rPr>
      <w:rFonts w:eastAsia="黑体" w:cstheme="majorBidi"/>
      <w:bCs/>
      <w:szCs w:val="32"/>
    </w:rPr>
  </w:style>
  <w:style w:type="paragraph" w:styleId="3">
    <w:name w:val="heading 3"/>
    <w:basedOn w:val="a"/>
    <w:next w:val="a"/>
    <w:link w:val="30"/>
    <w:uiPriority w:val="9"/>
    <w:unhideWhenUsed/>
    <w:qFormat/>
    <w:rsid w:val="00E97B00"/>
    <w:pPr>
      <w:keepNext/>
      <w:keepLines/>
      <w:outlineLvl w:val="2"/>
    </w:pPr>
    <w:rPr>
      <w:bCs/>
      <w:szCs w:val="32"/>
    </w:rPr>
  </w:style>
  <w:style w:type="paragraph" w:styleId="4">
    <w:name w:val="heading 4"/>
    <w:basedOn w:val="a"/>
    <w:next w:val="a"/>
    <w:link w:val="40"/>
    <w:uiPriority w:val="9"/>
    <w:unhideWhenUsed/>
    <w:qFormat/>
    <w:rsid w:val="004E4F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7B00"/>
    <w:rPr>
      <w:rFonts w:ascii="Times New Roman" w:eastAsia="黑体" w:hAnsi="Times New Roman"/>
      <w:bCs/>
      <w:sz w:val="28"/>
      <w:szCs w:val="44"/>
    </w:rPr>
  </w:style>
  <w:style w:type="paragraph" w:styleId="a3">
    <w:name w:val="No Spacing"/>
    <w:uiPriority w:val="1"/>
    <w:rsid w:val="00781BCD"/>
    <w:pPr>
      <w:widowControl w:val="0"/>
    </w:pPr>
    <w:rPr>
      <w:rFonts w:ascii="Times New Roman" w:eastAsia="宋体" w:hAnsi="Times New Roman"/>
    </w:rPr>
  </w:style>
  <w:style w:type="paragraph" w:customStyle="1" w:styleId="a4">
    <w:name w:val="参考文献内容"/>
    <w:basedOn w:val="a"/>
    <w:link w:val="a5"/>
    <w:qFormat/>
    <w:rsid w:val="000F0ECA"/>
    <w:pPr>
      <w:ind w:left="200" w:hangingChars="200" w:hanging="200"/>
    </w:pPr>
    <w:rPr>
      <w:rFonts w:cs="Times New Roman"/>
      <w:sz w:val="18"/>
      <w:szCs w:val="28"/>
    </w:rPr>
  </w:style>
  <w:style w:type="paragraph" w:customStyle="1" w:styleId="a6">
    <w:name w:val="致谢内容"/>
    <w:basedOn w:val="a"/>
    <w:link w:val="a7"/>
    <w:qFormat/>
    <w:rsid w:val="00C46CEB"/>
    <w:rPr>
      <w:rFonts w:eastAsia="楷体"/>
      <w:szCs w:val="21"/>
    </w:rPr>
  </w:style>
  <w:style w:type="character" w:customStyle="1" w:styleId="a5">
    <w:name w:val="参考文献内容 字符"/>
    <w:basedOn w:val="a0"/>
    <w:link w:val="a4"/>
    <w:rsid w:val="000F0ECA"/>
    <w:rPr>
      <w:rFonts w:ascii="Times New Roman" w:eastAsia="宋体" w:hAnsi="Times New Roman" w:cs="Times New Roman"/>
      <w:sz w:val="18"/>
      <w:szCs w:val="28"/>
    </w:rPr>
  </w:style>
  <w:style w:type="character" w:customStyle="1" w:styleId="20">
    <w:name w:val="标题 2 字符"/>
    <w:basedOn w:val="a0"/>
    <w:link w:val="2"/>
    <w:uiPriority w:val="9"/>
    <w:rsid w:val="00E97B00"/>
    <w:rPr>
      <w:rFonts w:ascii="Times New Roman" w:eastAsia="黑体" w:hAnsi="Times New Roman" w:cstheme="majorBidi"/>
      <w:bCs/>
      <w:szCs w:val="32"/>
    </w:rPr>
  </w:style>
  <w:style w:type="character" w:customStyle="1" w:styleId="a7">
    <w:name w:val="致谢内容 字符"/>
    <w:basedOn w:val="a5"/>
    <w:link w:val="a6"/>
    <w:rsid w:val="00C46CEB"/>
    <w:rPr>
      <w:rFonts w:ascii="Times New Roman" w:eastAsia="楷体" w:hAnsi="Times New Roman" w:cs="Times New Roman"/>
      <w:sz w:val="18"/>
      <w:szCs w:val="21"/>
    </w:rPr>
  </w:style>
  <w:style w:type="character" w:customStyle="1" w:styleId="30">
    <w:name w:val="标题 3 字符"/>
    <w:basedOn w:val="a0"/>
    <w:link w:val="3"/>
    <w:uiPriority w:val="9"/>
    <w:rsid w:val="00E97B00"/>
    <w:rPr>
      <w:rFonts w:ascii="Times New Roman" w:eastAsia="宋体" w:hAnsi="Times New Roman"/>
      <w:bCs/>
      <w:szCs w:val="32"/>
    </w:rPr>
  </w:style>
  <w:style w:type="character" w:styleId="a8">
    <w:name w:val="Hyperlink"/>
    <w:basedOn w:val="a0"/>
    <w:uiPriority w:val="99"/>
    <w:unhideWhenUsed/>
    <w:rsid w:val="000561FC"/>
    <w:rPr>
      <w:color w:val="0563C1" w:themeColor="hyperlink"/>
      <w:u w:val="single"/>
    </w:rPr>
  </w:style>
  <w:style w:type="character" w:styleId="a9">
    <w:name w:val="Unresolved Mention"/>
    <w:basedOn w:val="a0"/>
    <w:uiPriority w:val="99"/>
    <w:semiHidden/>
    <w:unhideWhenUsed/>
    <w:rsid w:val="000561FC"/>
    <w:rPr>
      <w:color w:val="605E5C"/>
      <w:shd w:val="clear" w:color="auto" w:fill="E1DFDD"/>
    </w:rPr>
  </w:style>
  <w:style w:type="paragraph" w:styleId="aa">
    <w:name w:val="List Paragraph"/>
    <w:basedOn w:val="a"/>
    <w:uiPriority w:val="34"/>
    <w:qFormat/>
    <w:rsid w:val="0021001D"/>
    <w:pPr>
      <w:ind w:firstLineChars="200" w:firstLine="420"/>
    </w:pPr>
  </w:style>
  <w:style w:type="table" w:styleId="ab">
    <w:name w:val="Table Grid"/>
    <w:basedOn w:val="a1"/>
    <w:uiPriority w:val="39"/>
    <w:rsid w:val="00D129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FC40C4"/>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FC40C4"/>
    <w:rPr>
      <w:rFonts w:ascii="Times New Roman" w:eastAsia="宋体" w:hAnsi="Times New Roman"/>
      <w:sz w:val="18"/>
      <w:szCs w:val="18"/>
    </w:rPr>
  </w:style>
  <w:style w:type="paragraph" w:styleId="ae">
    <w:name w:val="footer"/>
    <w:basedOn w:val="a"/>
    <w:link w:val="af"/>
    <w:uiPriority w:val="99"/>
    <w:unhideWhenUsed/>
    <w:rsid w:val="00FC40C4"/>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FC40C4"/>
    <w:rPr>
      <w:rFonts w:ascii="Times New Roman" w:eastAsia="宋体" w:hAnsi="Times New Roman"/>
      <w:sz w:val="18"/>
      <w:szCs w:val="18"/>
    </w:rPr>
  </w:style>
  <w:style w:type="character" w:styleId="af0">
    <w:name w:val="FollowedHyperlink"/>
    <w:basedOn w:val="a0"/>
    <w:uiPriority w:val="99"/>
    <w:semiHidden/>
    <w:unhideWhenUsed/>
    <w:rsid w:val="00AA3A88"/>
    <w:rPr>
      <w:color w:val="954F72" w:themeColor="followedHyperlink"/>
      <w:u w:val="single"/>
    </w:rPr>
  </w:style>
  <w:style w:type="paragraph" w:styleId="TOC">
    <w:name w:val="TOC Heading"/>
    <w:basedOn w:val="1"/>
    <w:next w:val="a"/>
    <w:uiPriority w:val="39"/>
    <w:unhideWhenUsed/>
    <w:qFormat/>
    <w:rsid w:val="00515253"/>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B11AFB"/>
    <w:pPr>
      <w:widowControl/>
      <w:tabs>
        <w:tab w:val="left" w:pos="993"/>
        <w:tab w:val="right" w:leader="dot" w:pos="8494"/>
      </w:tabs>
      <w:spacing w:after="100" w:line="259" w:lineRule="auto"/>
      <w:ind w:firstLineChars="200" w:firstLine="420"/>
      <w:jc w:val="left"/>
    </w:pPr>
    <w:rPr>
      <w:rFonts w:ascii="宋体" w:hAnsi="宋体" w:cs="Times New Roman"/>
      <w:noProof/>
      <w:kern w:val="0"/>
      <w:szCs w:val="21"/>
    </w:rPr>
  </w:style>
  <w:style w:type="paragraph" w:styleId="TOC1">
    <w:name w:val="toc 1"/>
    <w:basedOn w:val="a"/>
    <w:next w:val="a"/>
    <w:autoRedefine/>
    <w:uiPriority w:val="39"/>
    <w:unhideWhenUsed/>
    <w:rsid w:val="007B5403"/>
    <w:pPr>
      <w:widowControl/>
      <w:tabs>
        <w:tab w:val="left" w:pos="426"/>
        <w:tab w:val="right" w:leader="dot" w:pos="8494"/>
      </w:tabs>
      <w:spacing w:after="100" w:line="259" w:lineRule="auto"/>
      <w:jc w:val="left"/>
    </w:pPr>
    <w:rPr>
      <w:rFonts w:ascii="黑体" w:eastAsia="黑体" w:hAnsi="黑体" w:cs="Times New Roman"/>
      <w:noProof/>
      <w:kern w:val="0"/>
      <w:sz w:val="28"/>
      <w:szCs w:val="28"/>
    </w:rPr>
  </w:style>
  <w:style w:type="paragraph" w:styleId="TOC3">
    <w:name w:val="toc 3"/>
    <w:basedOn w:val="a"/>
    <w:next w:val="a"/>
    <w:autoRedefine/>
    <w:uiPriority w:val="39"/>
    <w:unhideWhenUsed/>
    <w:rsid w:val="00E61021"/>
    <w:pPr>
      <w:widowControl/>
      <w:tabs>
        <w:tab w:val="left" w:pos="1560"/>
        <w:tab w:val="right" w:leader="dot" w:pos="8494"/>
      </w:tabs>
      <w:ind w:firstLineChars="400" w:firstLine="840"/>
      <w:jc w:val="left"/>
    </w:pPr>
    <w:rPr>
      <w:rFonts w:ascii="宋体" w:hAnsi="宋体" w:cs="Times New Roman"/>
      <w:noProof/>
      <w:kern w:val="0"/>
      <w:szCs w:val="21"/>
    </w:rPr>
  </w:style>
  <w:style w:type="paragraph" w:customStyle="1" w:styleId="af1">
    <w:name w:val="参考"/>
    <w:basedOn w:val="1"/>
    <w:next w:val="a4"/>
    <w:link w:val="af2"/>
    <w:qFormat/>
    <w:rsid w:val="00A448A9"/>
    <w:pPr>
      <w:ind w:left="392" w:hanging="392"/>
    </w:pPr>
    <w:rPr>
      <w:rFonts w:ascii="黑体" w:hAnsi="黑体"/>
    </w:rPr>
  </w:style>
  <w:style w:type="paragraph" w:customStyle="1" w:styleId="af3">
    <w:name w:val="致谢"/>
    <w:basedOn w:val="1"/>
    <w:next w:val="a6"/>
    <w:link w:val="af4"/>
    <w:qFormat/>
    <w:rsid w:val="00A448A9"/>
    <w:pPr>
      <w:ind w:left="392" w:hanging="392"/>
      <w:jc w:val="center"/>
    </w:pPr>
    <w:rPr>
      <w:rFonts w:ascii="黑体" w:hAnsi="黑体"/>
    </w:rPr>
  </w:style>
  <w:style w:type="character" w:customStyle="1" w:styleId="af2">
    <w:name w:val="参考 字符"/>
    <w:basedOn w:val="a5"/>
    <w:link w:val="af1"/>
    <w:rsid w:val="003B7746"/>
    <w:rPr>
      <w:rFonts w:ascii="黑体" w:eastAsia="黑体" w:hAnsi="黑体" w:cs="Times New Roman"/>
      <w:bCs/>
      <w:sz w:val="28"/>
      <w:szCs w:val="44"/>
    </w:rPr>
  </w:style>
  <w:style w:type="character" w:customStyle="1" w:styleId="af4">
    <w:name w:val="致谢 字符"/>
    <w:basedOn w:val="a5"/>
    <w:link w:val="af3"/>
    <w:rsid w:val="003B7746"/>
    <w:rPr>
      <w:rFonts w:ascii="黑体" w:eastAsia="黑体" w:hAnsi="黑体" w:cs="Times New Roman"/>
      <w:bCs/>
      <w:sz w:val="28"/>
      <w:szCs w:val="44"/>
    </w:rPr>
  </w:style>
  <w:style w:type="character" w:customStyle="1" w:styleId="40">
    <w:name w:val="标题 4 字符"/>
    <w:basedOn w:val="a0"/>
    <w:link w:val="4"/>
    <w:uiPriority w:val="9"/>
    <w:rsid w:val="004E4FE0"/>
    <w:rPr>
      <w:rFonts w:asciiTheme="majorHAnsi" w:eastAsiaTheme="majorEastAsia" w:hAnsiTheme="majorHAnsi" w:cstheme="majorBidi"/>
      <w:b/>
      <w:bCs/>
      <w:sz w:val="28"/>
      <w:szCs w:val="28"/>
    </w:rPr>
  </w:style>
  <w:style w:type="character" w:styleId="af5">
    <w:name w:val="Placeholder Text"/>
    <w:basedOn w:val="a0"/>
    <w:uiPriority w:val="99"/>
    <w:semiHidden/>
    <w:rsid w:val="00887479"/>
    <w:rPr>
      <w:color w:val="808080"/>
    </w:rPr>
  </w:style>
  <w:style w:type="paragraph" w:styleId="af6">
    <w:name w:val="Bibliography"/>
    <w:basedOn w:val="a"/>
    <w:next w:val="a"/>
    <w:uiPriority w:val="37"/>
    <w:unhideWhenUsed/>
    <w:rsid w:val="001A2C47"/>
    <w:pPr>
      <w:tabs>
        <w:tab w:val="left" w:pos="504"/>
      </w:tabs>
      <w:spacing w:line="240" w:lineRule="auto"/>
      <w:ind w:left="504" w:hanging="504"/>
    </w:pPr>
  </w:style>
  <w:style w:type="paragraph" w:styleId="af7">
    <w:name w:val="Normal (Web)"/>
    <w:basedOn w:val="a"/>
    <w:uiPriority w:val="99"/>
    <w:semiHidden/>
    <w:unhideWhenUsed/>
    <w:rsid w:val="00573A37"/>
    <w:pPr>
      <w:widowControl/>
      <w:spacing w:before="100" w:beforeAutospacing="1" w:after="100" w:afterAutospacing="1" w:line="240" w:lineRule="auto"/>
      <w:jc w:val="left"/>
    </w:pPr>
    <w:rPr>
      <w:rFonts w:ascii="宋体" w:hAnsi="宋体" w:cs="宋体"/>
      <w:kern w:val="0"/>
      <w:sz w:val="24"/>
      <w:szCs w:val="24"/>
    </w:rPr>
  </w:style>
  <w:style w:type="character" w:styleId="af8">
    <w:name w:val="annotation reference"/>
    <w:basedOn w:val="a0"/>
    <w:uiPriority w:val="99"/>
    <w:semiHidden/>
    <w:unhideWhenUsed/>
    <w:rsid w:val="00717636"/>
    <w:rPr>
      <w:sz w:val="21"/>
      <w:szCs w:val="21"/>
    </w:rPr>
  </w:style>
  <w:style w:type="paragraph" w:styleId="af9">
    <w:name w:val="annotation text"/>
    <w:basedOn w:val="a"/>
    <w:link w:val="afa"/>
    <w:uiPriority w:val="99"/>
    <w:semiHidden/>
    <w:unhideWhenUsed/>
    <w:rsid w:val="00717636"/>
    <w:pPr>
      <w:jc w:val="left"/>
    </w:pPr>
  </w:style>
  <w:style w:type="character" w:customStyle="1" w:styleId="afa">
    <w:name w:val="批注文字 字符"/>
    <w:basedOn w:val="a0"/>
    <w:link w:val="af9"/>
    <w:uiPriority w:val="99"/>
    <w:semiHidden/>
    <w:rsid w:val="00717636"/>
    <w:rPr>
      <w:rFonts w:ascii="Times New Roman" w:eastAsia="宋体" w:hAnsi="Times New Roman"/>
    </w:rPr>
  </w:style>
  <w:style w:type="paragraph" w:styleId="afb">
    <w:name w:val="annotation subject"/>
    <w:basedOn w:val="af9"/>
    <w:next w:val="af9"/>
    <w:link w:val="afc"/>
    <w:uiPriority w:val="99"/>
    <w:semiHidden/>
    <w:unhideWhenUsed/>
    <w:rsid w:val="00717636"/>
    <w:rPr>
      <w:b/>
      <w:bCs/>
    </w:rPr>
  </w:style>
  <w:style w:type="character" w:customStyle="1" w:styleId="afc">
    <w:name w:val="批注主题 字符"/>
    <w:basedOn w:val="afa"/>
    <w:link w:val="afb"/>
    <w:uiPriority w:val="99"/>
    <w:semiHidden/>
    <w:rsid w:val="00717636"/>
    <w:rPr>
      <w:rFonts w:ascii="Times New Roman" w:eastAsia="宋体" w:hAnsi="Times New Roman"/>
      <w:b/>
      <w:bCs/>
    </w:rPr>
  </w:style>
  <w:style w:type="paragraph" w:styleId="afd">
    <w:name w:val="Revision"/>
    <w:hidden/>
    <w:uiPriority w:val="99"/>
    <w:semiHidden/>
    <w:rsid w:val="009522B9"/>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22974">
      <w:bodyDiv w:val="1"/>
      <w:marLeft w:val="0"/>
      <w:marRight w:val="0"/>
      <w:marTop w:val="0"/>
      <w:marBottom w:val="0"/>
      <w:divBdr>
        <w:top w:val="none" w:sz="0" w:space="0" w:color="auto"/>
        <w:left w:val="none" w:sz="0" w:space="0" w:color="auto"/>
        <w:bottom w:val="none" w:sz="0" w:space="0" w:color="auto"/>
        <w:right w:val="none" w:sz="0" w:space="0" w:color="auto"/>
      </w:divBdr>
    </w:div>
    <w:div w:id="379134366">
      <w:bodyDiv w:val="1"/>
      <w:marLeft w:val="0"/>
      <w:marRight w:val="0"/>
      <w:marTop w:val="0"/>
      <w:marBottom w:val="0"/>
      <w:divBdr>
        <w:top w:val="none" w:sz="0" w:space="0" w:color="auto"/>
        <w:left w:val="none" w:sz="0" w:space="0" w:color="auto"/>
        <w:bottom w:val="none" w:sz="0" w:space="0" w:color="auto"/>
        <w:right w:val="none" w:sz="0" w:space="0" w:color="auto"/>
      </w:divBdr>
    </w:div>
    <w:div w:id="1421221086">
      <w:bodyDiv w:val="1"/>
      <w:marLeft w:val="0"/>
      <w:marRight w:val="0"/>
      <w:marTop w:val="0"/>
      <w:marBottom w:val="0"/>
      <w:divBdr>
        <w:top w:val="none" w:sz="0" w:space="0" w:color="auto"/>
        <w:left w:val="none" w:sz="0" w:space="0" w:color="auto"/>
        <w:bottom w:val="none" w:sz="0" w:space="0" w:color="auto"/>
        <w:right w:val="none" w:sz="0" w:space="0" w:color="auto"/>
      </w:divBdr>
    </w:div>
    <w:div w:id="19582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image" Target="media/image1.wmf"/><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02BC-4A9B-472A-9C38-D9F8A4412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13080</Words>
  <Characters>74559</Characters>
  <Application>Microsoft Office Word</Application>
  <DocSecurity>0</DocSecurity>
  <Lines>621</Lines>
  <Paragraphs>174</Paragraphs>
  <ScaleCrop>false</ScaleCrop>
  <Company/>
  <LinksUpToDate>false</LinksUpToDate>
  <CharactersWithSpaces>87465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梦一</dc:creator>
  <cp:keywords/>
  <dc:description/>
  <cp:lastModifiedBy>陈 梦一</cp:lastModifiedBy>
  <cp:revision>4</cp:revision>
  <cp:lastPrinted>2022-08-26T05:19:00Z</cp:lastPrinted>
  <dcterms:created xsi:type="dcterms:W3CDTF">2022-08-26T05:19:00Z</dcterms:created>
  <dcterms:modified xsi:type="dcterms:W3CDTF">2022-08-26T05:20:00Z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id="qGIMNVg8"/&gt;&lt;style id="http://www.zotero.org/styles/chinese-gb7714-2005-numeric"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